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D6366" w14:textId="77777777" w:rsidR="006573EB" w:rsidRPr="00463A58" w:rsidRDefault="00C2228B">
      <w:pPr>
        <w:spacing w:before="800"/>
        <w:jc w:val="center"/>
        <w:rPr>
          <w:lang w:val="fr-FR"/>
        </w:rPr>
      </w:pPr>
      <w:r>
        <w:rPr>
          <w:rFonts w:ascii="Times New Roman" w:hAnsi="Times New Roman"/>
          <w:b/>
          <w:color w:val="2C3E50"/>
          <w:sz w:val="28"/>
          <w:lang w:val="fr-FR"/>
        </w:rPr>
        <w:t>MÉMOIRE DE STAGE DE MASTER 2</w:t>
      </w:r>
    </w:p>
    <w:p w14:paraId="6139674D" w14:textId="357DB706" w:rsidR="006573EB" w:rsidRPr="00463A58" w:rsidRDefault="00C2228B">
      <w:pPr>
        <w:spacing w:before="80" w:after="80"/>
        <w:jc w:val="center"/>
        <w:rPr>
          <w:lang w:val="fr-FR"/>
        </w:rPr>
      </w:pPr>
      <w:r>
        <w:rPr>
          <w:rFonts w:ascii="Times New Roman" w:hAnsi="Times New Roman"/>
          <w:i/>
          <w:sz w:val="26"/>
          <w:lang w:val="fr-FR"/>
        </w:rPr>
        <w:t>Sciences de la Donnée de Santé</w:t>
      </w:r>
    </w:p>
    <w:p w14:paraId="723CD733" w14:textId="77777777" w:rsidR="006573EB" w:rsidRPr="00463A58" w:rsidRDefault="006573EB">
      <w:pPr>
        <w:rPr>
          <w:lang w:val="fr-FR"/>
        </w:rPr>
      </w:pPr>
    </w:p>
    <w:p w14:paraId="2318C4C0" w14:textId="77777777" w:rsidR="006573EB" w:rsidRPr="00463A58" w:rsidRDefault="006573EB">
      <w:pPr>
        <w:rPr>
          <w:lang w:val="fr-FR"/>
        </w:rPr>
      </w:pPr>
    </w:p>
    <w:p w14:paraId="0840D218" w14:textId="0DD6A0CC" w:rsidR="006573EB" w:rsidRPr="00463A58" w:rsidRDefault="00C2228B">
      <w:pPr>
        <w:jc w:val="center"/>
        <w:rPr>
          <w:lang w:val="fr-FR"/>
        </w:rPr>
      </w:pPr>
      <w:r>
        <w:rPr>
          <w:rFonts w:ascii="Times New Roman" w:hAnsi="Times New Roman"/>
          <w:b/>
          <w:color w:val="2C3E50"/>
          <w:sz w:val="36"/>
          <w:lang w:val="fr-FR"/>
        </w:rPr>
        <w:t>Modélisation de l'</w:t>
      </w:r>
      <w:proofErr w:type="spellStart"/>
      <w:r>
        <w:rPr>
          <w:rFonts w:ascii="Times New Roman" w:hAnsi="Times New Roman"/>
          <w:b/>
          <w:color w:val="2C3E50"/>
          <w:sz w:val="36"/>
          <w:lang w:val="fr-FR"/>
        </w:rPr>
        <w:t>hématotoxicité</w:t>
      </w:r>
      <w:proofErr w:type="spellEnd"/>
      <w:r>
        <w:rPr>
          <w:rFonts w:ascii="Times New Roman" w:hAnsi="Times New Roman"/>
          <w:b/>
          <w:color w:val="2C3E50"/>
          <w:sz w:val="36"/>
          <w:lang w:val="fr-FR"/>
        </w:rPr>
        <w:br/>
        <w:t>induite par les anticorps-drogues conjugués :</w:t>
      </w:r>
      <w:r>
        <w:rPr>
          <w:rFonts w:ascii="Times New Roman" w:hAnsi="Times New Roman"/>
          <w:b/>
          <w:color w:val="2C3E50"/>
          <w:sz w:val="36"/>
          <w:lang w:val="fr-FR"/>
        </w:rPr>
        <w:br/>
        <w:t>développement d'un pipeline PK/PD</w:t>
      </w:r>
      <w:r>
        <w:rPr>
          <w:rFonts w:ascii="Times New Roman" w:hAnsi="Times New Roman"/>
          <w:b/>
          <w:color w:val="2C3E50"/>
          <w:sz w:val="36"/>
          <w:lang w:val="fr-FR"/>
        </w:rPr>
        <w:br/>
        <w:t>de l'animal au patient</w:t>
      </w:r>
    </w:p>
    <w:p w14:paraId="39C89C1D" w14:textId="77777777" w:rsidR="006573EB" w:rsidRPr="00463A58" w:rsidRDefault="006573EB">
      <w:pPr>
        <w:rPr>
          <w:lang w:val="fr-FR"/>
        </w:rPr>
      </w:pPr>
    </w:p>
    <w:p w14:paraId="6019E39E" w14:textId="77777777" w:rsidR="006573EB" w:rsidRPr="00463A58" w:rsidRDefault="006573EB">
      <w:pPr>
        <w:rPr>
          <w:lang w:val="fr-FR"/>
        </w:rPr>
      </w:pPr>
    </w:p>
    <w:p w14:paraId="5C3E117E" w14:textId="77777777" w:rsidR="006573EB" w:rsidRPr="00463A58" w:rsidRDefault="006573EB">
      <w:pPr>
        <w:rPr>
          <w:lang w:val="fr-FR"/>
        </w:rPr>
      </w:pPr>
    </w:p>
    <w:tbl>
      <w:tblPr>
        <w:tblStyle w:val="Grilledutableau"/>
        <w:tblW w:w="0" w:type="auto"/>
        <w:tblLook w:val="04A0" w:firstRow="1" w:lastRow="0" w:firstColumn="1" w:lastColumn="0" w:noHBand="0" w:noVBand="1"/>
      </w:tblPr>
      <w:tblGrid>
        <w:gridCol w:w="4561"/>
        <w:gridCol w:w="4561"/>
      </w:tblGrid>
      <w:tr w:rsidR="006573EB" w14:paraId="49E65EE7" w14:textId="77777777">
        <w:tc>
          <w:tcPr>
            <w:tcW w:w="4561" w:type="dxa"/>
          </w:tcPr>
          <w:p w14:paraId="5431FA98" w14:textId="79074F60" w:rsidR="006573EB" w:rsidRDefault="00C2228B">
            <w:pPr>
              <w:rPr>
                <w:rFonts w:ascii="Times New Roman" w:hAnsi="Times New Roman"/>
                <w:b/>
              </w:rPr>
            </w:pPr>
            <w:proofErr w:type="spellStart"/>
            <w:r>
              <w:rPr>
                <w:rFonts w:ascii="Times New Roman" w:hAnsi="Times New Roman"/>
                <w:b/>
              </w:rPr>
              <w:t>Étudiant</w:t>
            </w:r>
            <w:proofErr w:type="spellEnd"/>
          </w:p>
        </w:tc>
        <w:tc>
          <w:tcPr>
            <w:tcW w:w="4561" w:type="dxa"/>
          </w:tcPr>
          <w:p w14:paraId="1C6781AC" w14:textId="77777777" w:rsidR="006573EB" w:rsidRDefault="00463A58">
            <w:r>
              <w:t>Omar HASSANI</w:t>
            </w:r>
          </w:p>
        </w:tc>
      </w:tr>
      <w:tr w:rsidR="006573EB" w14:paraId="4DF853E6" w14:textId="77777777">
        <w:tc>
          <w:tcPr>
            <w:tcW w:w="4561" w:type="dxa"/>
          </w:tcPr>
          <w:p w14:paraId="25D39F55" w14:textId="5A1218AD" w:rsidR="006573EB" w:rsidRDefault="00C2228B">
            <w:proofErr w:type="spellStart"/>
            <w:r>
              <w:rPr>
                <w:rFonts w:ascii="Times New Roman" w:hAnsi="Times New Roman"/>
                <w:b/>
              </w:rPr>
              <w:t>Encadrant</w:t>
            </w:r>
            <w:proofErr w:type="spellEnd"/>
            <w:r>
              <w:rPr>
                <w:rFonts w:ascii="Times New Roman" w:hAnsi="Times New Roman"/>
                <w:b/>
              </w:rPr>
              <w:t xml:space="preserve"> </w:t>
            </w:r>
            <w:proofErr w:type="spellStart"/>
            <w:r>
              <w:rPr>
                <w:rFonts w:ascii="Times New Roman" w:hAnsi="Times New Roman"/>
                <w:b/>
              </w:rPr>
              <w:t>académique</w:t>
            </w:r>
            <w:proofErr w:type="spellEnd"/>
          </w:p>
        </w:tc>
        <w:tc>
          <w:tcPr>
            <w:tcW w:w="4561" w:type="dxa"/>
          </w:tcPr>
          <w:p w14:paraId="42944A6F" w14:textId="77777777" w:rsidR="006573EB" w:rsidRDefault="00463A58">
            <w:r>
              <w:t>Hervé PERDRY</w:t>
            </w:r>
          </w:p>
        </w:tc>
      </w:tr>
      <w:tr w:rsidR="006573EB" w14:paraId="365EF6A4" w14:textId="77777777">
        <w:tc>
          <w:tcPr>
            <w:tcW w:w="4561" w:type="dxa"/>
          </w:tcPr>
          <w:p w14:paraId="4AB774A6" w14:textId="77777777" w:rsidR="006573EB" w:rsidRDefault="00C2228B">
            <w:r>
              <w:rPr>
                <w:rFonts w:ascii="Times New Roman" w:hAnsi="Times New Roman"/>
                <w:b/>
              </w:rPr>
              <w:t>Maître de stage</w:t>
            </w:r>
          </w:p>
        </w:tc>
        <w:tc>
          <w:tcPr>
            <w:tcW w:w="4561" w:type="dxa"/>
          </w:tcPr>
          <w:p w14:paraId="7B02D2D4" w14:textId="77777777" w:rsidR="006573EB" w:rsidRDefault="00463A58">
            <w:r>
              <w:rPr>
                <w:rFonts w:ascii="Times New Roman" w:hAnsi="Times New Roman"/>
              </w:rPr>
              <w:t>Aurélie PETAIN</w:t>
            </w:r>
          </w:p>
        </w:tc>
      </w:tr>
      <w:tr w:rsidR="006573EB" w14:paraId="0993EF3B" w14:textId="77777777">
        <w:tc>
          <w:tcPr>
            <w:tcW w:w="4561" w:type="dxa"/>
          </w:tcPr>
          <w:p w14:paraId="7428D382" w14:textId="77777777" w:rsidR="006573EB" w:rsidRDefault="00C2228B">
            <w:proofErr w:type="spellStart"/>
            <w:r>
              <w:rPr>
                <w:rFonts w:ascii="Times New Roman" w:hAnsi="Times New Roman"/>
                <w:b/>
              </w:rPr>
              <w:t>Établissement</w:t>
            </w:r>
            <w:proofErr w:type="spellEnd"/>
            <w:r>
              <w:rPr>
                <w:rFonts w:ascii="Times New Roman" w:hAnsi="Times New Roman"/>
                <w:b/>
              </w:rPr>
              <w:t xml:space="preserve"> </w:t>
            </w:r>
            <w:proofErr w:type="spellStart"/>
            <w:r>
              <w:rPr>
                <w:rFonts w:ascii="Times New Roman" w:hAnsi="Times New Roman"/>
                <w:b/>
              </w:rPr>
              <w:t>d'accueil</w:t>
            </w:r>
            <w:proofErr w:type="spellEnd"/>
          </w:p>
        </w:tc>
        <w:tc>
          <w:tcPr>
            <w:tcW w:w="4561" w:type="dxa"/>
          </w:tcPr>
          <w:p w14:paraId="5D470B93" w14:textId="77777777" w:rsidR="006573EB" w:rsidRDefault="00463A58">
            <w:r>
              <w:t>Pierre Fabre</w:t>
            </w:r>
          </w:p>
        </w:tc>
      </w:tr>
      <w:tr w:rsidR="006573EB" w14:paraId="5BF9B55D" w14:textId="77777777">
        <w:tc>
          <w:tcPr>
            <w:tcW w:w="4561" w:type="dxa"/>
          </w:tcPr>
          <w:p w14:paraId="0B4D6255" w14:textId="77777777" w:rsidR="006573EB" w:rsidRDefault="00C2228B">
            <w:proofErr w:type="spellStart"/>
            <w:r>
              <w:rPr>
                <w:rFonts w:ascii="Times New Roman" w:hAnsi="Times New Roman"/>
                <w:b/>
              </w:rPr>
              <w:t>Année</w:t>
            </w:r>
            <w:proofErr w:type="spellEnd"/>
            <w:r>
              <w:rPr>
                <w:rFonts w:ascii="Times New Roman" w:hAnsi="Times New Roman"/>
                <w:b/>
              </w:rPr>
              <w:t xml:space="preserve"> </w:t>
            </w:r>
            <w:proofErr w:type="spellStart"/>
            <w:r>
              <w:rPr>
                <w:rFonts w:ascii="Times New Roman" w:hAnsi="Times New Roman"/>
                <w:b/>
              </w:rPr>
              <w:t>universitaire</w:t>
            </w:r>
            <w:proofErr w:type="spellEnd"/>
          </w:p>
        </w:tc>
        <w:tc>
          <w:tcPr>
            <w:tcW w:w="4561" w:type="dxa"/>
          </w:tcPr>
          <w:p w14:paraId="32C21DB0" w14:textId="77777777" w:rsidR="006573EB" w:rsidRDefault="00C2228B">
            <w:r>
              <w:rPr>
                <w:rFonts w:ascii="Times New Roman" w:hAnsi="Times New Roman"/>
              </w:rPr>
              <w:t>2025–2026</w:t>
            </w:r>
          </w:p>
        </w:tc>
      </w:tr>
    </w:tbl>
    <w:p w14:paraId="15AF951E" w14:textId="77777777" w:rsidR="006573EB" w:rsidRDefault="00C2228B">
      <w:r>
        <w:br w:type="page"/>
      </w:r>
    </w:p>
    <w:p w14:paraId="0BF85BB2" w14:textId="77777777" w:rsidR="006573EB" w:rsidRPr="00A016F0" w:rsidRDefault="00C2228B">
      <w:pPr>
        <w:keepNext/>
        <w:spacing w:before="360" w:after="80"/>
        <w:rPr>
          <w:lang w:val="fr-FR"/>
          <w:rPrChange w:id="0" w:author="PETAIN Aurelie" w:date="2026-06-08T10:51:00Z" w16du:dateUtc="2026-06-08T08:51:00Z">
            <w:rPr/>
          </w:rPrChange>
        </w:rPr>
      </w:pPr>
      <w:r w:rsidRPr="00A016F0">
        <w:rPr>
          <w:rFonts w:ascii="Times New Roman" w:hAnsi="Times New Roman"/>
          <w:b/>
          <w:color w:val="2C3E50"/>
          <w:sz w:val="32"/>
          <w:u w:val="single"/>
          <w:lang w:val="fr-FR"/>
          <w:rPrChange w:id="1" w:author="PETAIN Aurelie" w:date="2026-06-08T10:51:00Z" w16du:dateUtc="2026-06-08T08:51:00Z">
            <w:rPr>
              <w:rFonts w:ascii="Times New Roman" w:hAnsi="Times New Roman"/>
              <w:b/>
              <w:color w:val="2C3E50"/>
              <w:sz w:val="32"/>
              <w:u w:val="single"/>
            </w:rPr>
          </w:rPrChange>
        </w:rPr>
        <w:lastRenderedPageBreak/>
        <w:t>Remerciements</w:t>
      </w:r>
    </w:p>
    <w:p w14:paraId="51E26D31" w14:textId="77777777" w:rsidR="006573EB" w:rsidRPr="00463A58" w:rsidRDefault="00C2228B">
      <w:pPr>
        <w:spacing w:after="120"/>
        <w:ind w:firstLine="567"/>
        <w:jc w:val="both"/>
        <w:rPr>
          <w:lang w:val="fr-FR"/>
        </w:rPr>
      </w:pPr>
      <w:r>
        <w:rPr>
          <w:rFonts w:ascii="Times New Roman" w:hAnsi="Times New Roman"/>
          <w:sz w:val="24"/>
          <w:lang w:val="fr-FR"/>
        </w:rPr>
        <w:t xml:space="preserve">Je tiens à remercier chaleureusement mon maître de stage </w:t>
      </w:r>
      <w:r>
        <w:rPr>
          <w:rFonts w:ascii="Times New Roman" w:hAnsi="Times New Roman"/>
          <w:lang w:val="fr-FR"/>
        </w:rPr>
        <w:t>Aurélie PETAIN</w:t>
      </w:r>
      <w:r>
        <w:rPr>
          <w:rFonts w:ascii="Times New Roman" w:hAnsi="Times New Roman"/>
          <w:sz w:val="24"/>
          <w:lang w:val="fr-FR"/>
        </w:rPr>
        <w:t xml:space="preserve"> pour m'avoir confié ce projet ambitieux alliant modélisation mathématique, pharmacologie quantitative et analyse de données de santé. Sa disponibilité, ses conseils scientifiques et sa rigueur ont été déterminants dans l'avancement de ce travail.</w:t>
      </w:r>
    </w:p>
    <w:p w14:paraId="7683CD1C" w14:textId="77777777" w:rsidR="006573EB" w:rsidRPr="00463A58" w:rsidRDefault="00C2228B">
      <w:pPr>
        <w:spacing w:after="120"/>
        <w:ind w:firstLine="567"/>
        <w:jc w:val="both"/>
        <w:rPr>
          <w:lang w:val="fr-FR"/>
        </w:rPr>
      </w:pPr>
      <w:r>
        <w:rPr>
          <w:rFonts w:ascii="Times New Roman" w:hAnsi="Times New Roman"/>
          <w:sz w:val="24"/>
          <w:lang w:val="fr-FR"/>
        </w:rPr>
        <w:t>Je remercie également l'ensemble des équipes PK et TOX pour son accueil, les discussions scientifiques enrichissantes et le partage des données expérimentales précliniques qui ont constitué le socle empirique de cette étude.</w:t>
      </w:r>
    </w:p>
    <w:p w14:paraId="3960A2FC" w14:textId="77777777" w:rsidR="006573EB" w:rsidRPr="00463A58" w:rsidRDefault="00C2228B">
      <w:pPr>
        <w:spacing w:after="120"/>
        <w:ind w:firstLine="567"/>
        <w:jc w:val="both"/>
        <w:rPr>
          <w:lang w:val="fr-FR"/>
        </w:rPr>
      </w:pPr>
      <w:r>
        <w:rPr>
          <w:rFonts w:ascii="Times New Roman" w:hAnsi="Times New Roman"/>
          <w:sz w:val="24"/>
          <w:lang w:val="fr-FR"/>
        </w:rPr>
        <w:t>Enfin, je remercie mes encadrants académiques ainsi que l'ensemble du corps enseignant du Master 2 Sciences de la Donnée de Santé pour la formation solide en biostatistiques, modélisation et programmation qui m'a permis de mener à bien ce projet.</w:t>
      </w:r>
    </w:p>
    <w:p w14:paraId="4B59621B" w14:textId="77777777" w:rsidR="006573EB" w:rsidRPr="00463A58" w:rsidRDefault="00C2228B">
      <w:pPr>
        <w:rPr>
          <w:lang w:val="fr-FR"/>
        </w:rPr>
      </w:pPr>
      <w:r>
        <w:rPr>
          <w:lang w:val="fr-FR"/>
        </w:rPr>
        <w:br w:type="page"/>
      </w:r>
    </w:p>
    <w:p w14:paraId="3F15875E" w14:textId="77777777" w:rsidR="006573EB" w:rsidRPr="00463A58" w:rsidRDefault="00C2228B">
      <w:pPr>
        <w:keepNext/>
        <w:spacing w:before="360" w:after="80"/>
        <w:rPr>
          <w:lang w:val="fr-FR"/>
        </w:rPr>
      </w:pPr>
      <w:r>
        <w:rPr>
          <w:rFonts w:ascii="Times New Roman" w:hAnsi="Times New Roman"/>
          <w:b/>
          <w:color w:val="2C3E50"/>
          <w:sz w:val="32"/>
          <w:u w:val="single"/>
          <w:lang w:val="fr-FR"/>
        </w:rPr>
        <w:lastRenderedPageBreak/>
        <w:t>Résumé</w:t>
      </w:r>
    </w:p>
    <w:p w14:paraId="37F6E7A8" w14:textId="77777777" w:rsidR="006573EB" w:rsidRPr="00463A58" w:rsidRDefault="00C2228B">
      <w:pPr>
        <w:spacing w:after="120"/>
        <w:ind w:firstLine="567"/>
        <w:jc w:val="both"/>
        <w:rPr>
          <w:lang w:val="fr-FR"/>
        </w:rPr>
      </w:pPr>
      <w:r>
        <w:rPr>
          <w:rFonts w:ascii="Times New Roman" w:hAnsi="Times New Roman"/>
          <w:sz w:val="24"/>
          <w:lang w:val="fr-FR"/>
        </w:rPr>
        <w:t>L'</w:t>
      </w:r>
      <w:proofErr w:type="spellStart"/>
      <w:r>
        <w:rPr>
          <w:rFonts w:ascii="Times New Roman" w:hAnsi="Times New Roman"/>
          <w:sz w:val="24"/>
          <w:lang w:val="fr-FR"/>
        </w:rPr>
        <w:t>hématotoxicité</w:t>
      </w:r>
      <w:proofErr w:type="spellEnd"/>
      <w:r>
        <w:rPr>
          <w:rFonts w:ascii="Times New Roman" w:hAnsi="Times New Roman"/>
          <w:sz w:val="24"/>
          <w:lang w:val="fr-FR"/>
        </w:rPr>
        <w:t xml:space="preserve"> représente la principale toxicité dose-limitante des </w:t>
      </w:r>
      <w:commentRangeStart w:id="2"/>
      <w:commentRangeStart w:id="3"/>
      <w:r>
        <w:rPr>
          <w:rFonts w:ascii="Times New Roman" w:hAnsi="Times New Roman"/>
          <w:sz w:val="24"/>
          <w:lang w:val="fr-FR"/>
        </w:rPr>
        <w:t>anticorps-drogue conjugués</w:t>
      </w:r>
      <w:commentRangeEnd w:id="2"/>
      <w:r w:rsidR="004542AC">
        <w:rPr>
          <w:rStyle w:val="CommentReference"/>
          <w:rFonts w:ascii="Times New Roman" w:hAnsi="Times New Roman"/>
          <w:sz w:val="24"/>
          <w:szCs w:val="22"/>
          <w:lang w:val="fr-FR"/>
        </w:rPr>
        <w:commentReference w:id="2"/>
      </w:r>
      <w:commentRangeEnd w:id="3"/>
      <w:r>
        <w:rPr>
          <w:rStyle w:val="CommentReference"/>
        </w:rPr>
        <w:commentReference w:id="3"/>
      </w:r>
      <w:r>
        <w:rPr>
          <w:rFonts w:ascii="Times New Roman" w:hAnsi="Times New Roman"/>
          <w:sz w:val="24"/>
          <w:lang w:val="fr-FR"/>
        </w:rPr>
        <w:t xml:space="preserve"> (</w:t>
      </w:r>
      <w:proofErr w:type="spellStart"/>
      <w:r>
        <w:rPr>
          <w:rFonts w:ascii="Times New Roman" w:hAnsi="Times New Roman"/>
          <w:sz w:val="24"/>
          <w:lang w:val="fr-FR"/>
        </w:rPr>
        <w:t>ADCs</w:t>
      </w:r>
      <w:proofErr w:type="spellEnd"/>
      <w:r>
        <w:rPr>
          <w:rFonts w:ascii="Times New Roman" w:hAnsi="Times New Roman"/>
          <w:sz w:val="24"/>
          <w:lang w:val="fr-FR"/>
        </w:rPr>
        <w:t>), une classe thérapeutique en plein essor en oncologie. Sa prédiction précoce et quantitative est un enjeu majeur pour la sécurité des patients et l'optimisation des schémas posologiques.</w:t>
      </w:r>
    </w:p>
    <w:p w14:paraId="1621EEF3" w14:textId="249C0249" w:rsidR="006573EB" w:rsidRPr="00463A58" w:rsidRDefault="00C2228B">
      <w:pPr>
        <w:spacing w:after="120"/>
        <w:ind w:firstLine="567"/>
        <w:jc w:val="both"/>
        <w:rPr>
          <w:lang w:val="fr-FR"/>
        </w:rPr>
      </w:pPr>
      <w:r>
        <w:rPr>
          <w:rFonts w:ascii="Times New Roman" w:hAnsi="Times New Roman"/>
          <w:sz w:val="24"/>
          <w:lang w:val="fr-FR"/>
        </w:rPr>
        <w:t xml:space="preserve">Ce mémoire présente le développement d'un pipeline computationnel PK/PD implémenté sous R, permettant de simuler la dynamique hématologique de patients traités par différents médicaments. Le cadre théorique repose sur le modèle de </w:t>
      </w:r>
      <w:proofErr w:type="spellStart"/>
      <w:r>
        <w:rPr>
          <w:rFonts w:ascii="Times New Roman" w:hAnsi="Times New Roman"/>
          <w:sz w:val="24"/>
          <w:lang w:val="fr-FR"/>
        </w:rPr>
        <w:t>Fornari</w:t>
      </w:r>
      <w:proofErr w:type="spellEnd"/>
      <w:r>
        <w:rPr>
          <w:rFonts w:ascii="Times New Roman" w:hAnsi="Times New Roman"/>
          <w:sz w:val="24"/>
          <w:lang w:val="fr-FR"/>
        </w:rPr>
        <w:t xml:space="preserve"> (2019)</w:t>
      </w:r>
      <w:r>
        <w:rPr>
          <w:rFonts w:ascii="Times New Roman" w:hAnsi="Times New Roman"/>
          <w:sz w:val="24"/>
          <w:vertAlign w:val="superscript"/>
          <w:lang w:val="fr-FR"/>
        </w:rPr>
        <w:t>1</w:t>
      </w:r>
      <w:r>
        <w:rPr>
          <w:rFonts w:ascii="Times New Roman" w:hAnsi="Times New Roman"/>
          <w:sz w:val="24"/>
          <w:lang w:val="fr-FR"/>
        </w:rPr>
        <w:t>, qui décrit l'hématopoïèse en compartiments successifs (</w:t>
      </w:r>
      <w:commentRangeStart w:id="4"/>
      <w:commentRangeStart w:id="5"/>
      <w:r>
        <w:rPr>
          <w:rFonts w:ascii="Times New Roman" w:hAnsi="Times New Roman"/>
          <w:sz w:val="24"/>
          <w:lang w:val="fr-FR"/>
        </w:rPr>
        <w:t>MPP, CMP/MEP</w:t>
      </w:r>
      <w:commentRangeEnd w:id="4"/>
      <w:r w:rsidR="004542AC">
        <w:rPr>
          <w:rStyle w:val="CommentReference"/>
          <w:rFonts w:ascii="Times New Roman" w:hAnsi="Times New Roman"/>
          <w:sz w:val="24"/>
          <w:szCs w:val="22"/>
          <w:lang w:val="fr-FR"/>
        </w:rPr>
        <w:commentReference w:id="4"/>
      </w:r>
      <w:commentRangeEnd w:id="5"/>
      <w:r>
        <w:rPr>
          <w:rStyle w:val="CommentReference"/>
        </w:rPr>
        <w:commentReference w:id="5"/>
      </w:r>
      <w:r>
        <w:rPr>
          <w:rFonts w:ascii="Times New Roman" w:hAnsi="Times New Roman"/>
          <w:sz w:val="24"/>
          <w:lang w:val="fr-FR"/>
        </w:rPr>
        <w:t xml:space="preserve">, neutrophiles, monocytes, réticulocytes, érythrocytes, plaquettes) régulés par des </w:t>
      </w:r>
      <w:del w:id="6" w:author="GUIGNARD Davy" w:date="2026-06-04T17:06:00Z" w16du:dateUtc="2026-06-04T15:06:00Z">
        <w:r w:rsidDel="00157CE0">
          <w:rPr>
            <w:rFonts w:ascii="Times New Roman" w:hAnsi="Times New Roman"/>
            <w:sz w:val="24"/>
            <w:lang w:val="fr-FR"/>
          </w:rPr>
          <w:delText xml:space="preserve">feedbacks </w:delText>
        </w:r>
      </w:del>
      <w:ins w:id="7" w:author="GUIGNARD Davy" w:date="2026-06-04T17:06:00Z" w16du:dateUtc="2026-06-04T15:06:00Z">
        <w:r w:rsidR="00157CE0">
          <w:rPr>
            <w:rFonts w:ascii="Times New Roman" w:hAnsi="Times New Roman"/>
            <w:sz w:val="24"/>
            <w:lang w:val="fr-FR"/>
          </w:rPr>
          <w:t>rétroc</w:t>
        </w:r>
        <w:r w:rsidR="00B3005E">
          <w:rPr>
            <w:rFonts w:ascii="Times New Roman" w:hAnsi="Times New Roman"/>
            <w:sz w:val="24"/>
            <w:lang w:val="fr-FR"/>
          </w:rPr>
          <w:t>ontrôles</w:t>
        </w:r>
        <w:r w:rsidR="00157CE0">
          <w:rPr>
            <w:rFonts w:ascii="Times New Roman" w:hAnsi="Times New Roman"/>
            <w:sz w:val="24"/>
            <w:lang w:val="fr-FR"/>
          </w:rPr>
          <w:t xml:space="preserve"> </w:t>
        </w:r>
      </w:ins>
      <w:r>
        <w:rPr>
          <w:rFonts w:ascii="Times New Roman" w:hAnsi="Times New Roman"/>
          <w:sz w:val="24"/>
          <w:lang w:val="fr-FR"/>
        </w:rPr>
        <w:t>homéostatiques.</w:t>
      </w:r>
    </w:p>
    <w:p w14:paraId="2ED8AEBB" w14:textId="3195E336" w:rsidR="006573EB" w:rsidRPr="00463A58" w:rsidRDefault="00C2228B">
      <w:pPr>
        <w:spacing w:after="120"/>
        <w:ind w:firstLine="567"/>
        <w:jc w:val="both"/>
        <w:rPr>
          <w:lang w:val="fr-FR"/>
        </w:rPr>
      </w:pPr>
      <w:r>
        <w:rPr>
          <w:rFonts w:ascii="Times New Roman" w:hAnsi="Times New Roman"/>
          <w:sz w:val="24"/>
          <w:lang w:val="fr-FR"/>
        </w:rPr>
        <w:t xml:space="preserve">Le pipeline a été développé en quatre étapes progressives : (1) reproduction et validation du modèle </w:t>
      </w:r>
      <w:ins w:id="8" w:author="GUIGNARD Davy" w:date="2026-06-04T17:08:00Z" w16du:dateUtc="2026-06-04T15:08:00Z">
        <w:r w:rsidR="00664478">
          <w:rPr>
            <w:rFonts w:ascii="Times New Roman" w:hAnsi="Times New Roman"/>
            <w:sz w:val="24"/>
            <w:lang w:val="fr-FR"/>
          </w:rPr>
          <w:t xml:space="preserve">de </w:t>
        </w:r>
      </w:ins>
      <w:proofErr w:type="spellStart"/>
      <w:r>
        <w:rPr>
          <w:rFonts w:ascii="Times New Roman" w:hAnsi="Times New Roman"/>
          <w:sz w:val="24"/>
          <w:lang w:val="fr-FR"/>
        </w:rPr>
        <w:t>Fornari</w:t>
      </w:r>
      <w:proofErr w:type="spellEnd"/>
      <w:r>
        <w:rPr>
          <w:rFonts w:ascii="Times New Roman" w:hAnsi="Times New Roman"/>
          <w:sz w:val="24"/>
          <w:lang w:val="fr-FR"/>
        </w:rPr>
        <w:t xml:space="preserve"> </w:t>
      </w:r>
      <w:del w:id="9" w:author="GUIGNARD Davy" w:date="2026-06-04T17:09:00Z" w16du:dateUtc="2026-06-04T15:09:00Z">
        <w:r w:rsidDel="00DB3243">
          <w:rPr>
            <w:rFonts w:ascii="Times New Roman" w:hAnsi="Times New Roman"/>
            <w:sz w:val="24"/>
            <w:lang w:val="fr-FR"/>
          </w:rPr>
          <w:delText xml:space="preserve">sur </w:delText>
        </w:r>
      </w:del>
      <w:ins w:id="10" w:author="GUIGNARD Davy" w:date="2026-06-04T17:09:00Z" w16du:dateUtc="2026-06-04T15:09:00Z">
        <w:r w:rsidR="00DB3243">
          <w:rPr>
            <w:rFonts w:ascii="Times New Roman" w:hAnsi="Times New Roman"/>
            <w:sz w:val="24"/>
            <w:lang w:val="fr-FR"/>
          </w:rPr>
          <w:t xml:space="preserve">à partir de </w:t>
        </w:r>
      </w:ins>
      <w:r>
        <w:rPr>
          <w:rFonts w:ascii="Times New Roman" w:hAnsi="Times New Roman"/>
          <w:sz w:val="24"/>
          <w:lang w:val="fr-FR"/>
        </w:rPr>
        <w:t xml:space="preserve">données </w:t>
      </w:r>
      <w:ins w:id="11" w:author="GUIGNARD Davy" w:date="2026-06-04T17:09:00Z" w16du:dateUtc="2026-06-04T15:09:00Z">
        <w:r w:rsidR="00A1094D">
          <w:rPr>
            <w:rFonts w:ascii="Times New Roman" w:hAnsi="Times New Roman"/>
            <w:sz w:val="24"/>
            <w:lang w:val="fr-FR"/>
          </w:rPr>
          <w:t xml:space="preserve">issues </w:t>
        </w:r>
      </w:ins>
      <w:r>
        <w:rPr>
          <w:rFonts w:ascii="Times New Roman" w:hAnsi="Times New Roman"/>
          <w:sz w:val="24"/>
          <w:lang w:val="fr-FR"/>
        </w:rPr>
        <w:t>de rat</w:t>
      </w:r>
      <w:ins w:id="12" w:author="GUIGNARD Davy" w:date="2026-06-04T17:09:00Z" w16du:dateUtc="2026-06-04T15:09:00Z">
        <w:r w:rsidR="00DB3243">
          <w:rPr>
            <w:rFonts w:ascii="Times New Roman" w:hAnsi="Times New Roman"/>
            <w:sz w:val="24"/>
            <w:lang w:val="fr-FR"/>
          </w:rPr>
          <w:t>s</w:t>
        </w:r>
      </w:ins>
      <w:r>
        <w:rPr>
          <w:rFonts w:ascii="Times New Roman" w:hAnsi="Times New Roman"/>
          <w:sz w:val="24"/>
          <w:lang w:val="fr-FR"/>
        </w:rPr>
        <w:t xml:space="preserve"> traité</w:t>
      </w:r>
      <w:del w:id="13" w:author="GUIGNARD Davy" w:date="2026-06-04T17:09:00Z" w16du:dateUtc="2026-06-04T15:09:00Z">
        <w:r w:rsidDel="00DB3243">
          <w:rPr>
            <w:rFonts w:ascii="Times New Roman" w:hAnsi="Times New Roman"/>
            <w:sz w:val="24"/>
            <w:lang w:val="fr-FR"/>
          </w:rPr>
          <w:delText>e</w:delText>
        </w:r>
      </w:del>
      <w:r>
        <w:rPr>
          <w:rFonts w:ascii="Times New Roman" w:hAnsi="Times New Roman"/>
          <w:sz w:val="24"/>
          <w:lang w:val="fr-FR"/>
        </w:rPr>
        <w:t xml:space="preserve">s au </w:t>
      </w:r>
      <w:proofErr w:type="spellStart"/>
      <w:r>
        <w:rPr>
          <w:rFonts w:ascii="Times New Roman" w:hAnsi="Times New Roman"/>
          <w:sz w:val="24"/>
          <w:lang w:val="fr-FR"/>
        </w:rPr>
        <w:t>carboplatine</w:t>
      </w:r>
      <w:proofErr w:type="spellEnd"/>
      <w:r>
        <w:rPr>
          <w:rFonts w:ascii="Times New Roman" w:hAnsi="Times New Roman"/>
          <w:sz w:val="24"/>
          <w:lang w:val="fr-FR"/>
        </w:rPr>
        <w:t xml:space="preserve"> ; (2) application au T-</w:t>
      </w:r>
      <w:proofErr w:type="spellStart"/>
      <w:r>
        <w:rPr>
          <w:rFonts w:ascii="Times New Roman" w:hAnsi="Times New Roman"/>
          <w:sz w:val="24"/>
          <w:lang w:val="fr-FR"/>
        </w:rPr>
        <w:t>DXd</w:t>
      </w:r>
      <w:proofErr w:type="spellEnd"/>
      <w:r>
        <w:rPr>
          <w:rFonts w:ascii="Times New Roman" w:hAnsi="Times New Roman"/>
          <w:sz w:val="24"/>
          <w:lang w:val="fr-FR"/>
        </w:rPr>
        <w:t xml:space="preserve"> (trastuzumab </w:t>
      </w:r>
      <w:proofErr w:type="spellStart"/>
      <w:r>
        <w:rPr>
          <w:rFonts w:ascii="Times New Roman" w:hAnsi="Times New Roman"/>
          <w:sz w:val="24"/>
          <w:lang w:val="fr-FR"/>
        </w:rPr>
        <w:t>déruxtécan</w:t>
      </w:r>
      <w:proofErr w:type="spellEnd"/>
      <w:r>
        <w:rPr>
          <w:rFonts w:ascii="Times New Roman" w:hAnsi="Times New Roman"/>
          <w:sz w:val="24"/>
          <w:lang w:val="fr-FR"/>
        </w:rPr>
        <w:t xml:space="preserve">) avec simulation de population virtuelle de 300 patients, aboutissant à une prédiction des grades </w:t>
      </w:r>
      <w:ins w:id="14" w:author="GUIGNARD Davy" w:date="2026-06-04T17:10:00Z" w16du:dateUtc="2026-06-04T15:10:00Z">
        <w:r w:rsidR="00870CE0">
          <w:rPr>
            <w:rFonts w:ascii="Times New Roman" w:hAnsi="Times New Roman"/>
            <w:sz w:val="24"/>
            <w:lang w:val="fr-FR"/>
          </w:rPr>
          <w:t>d’</w:t>
        </w:r>
        <w:proofErr w:type="spellStart"/>
        <w:r w:rsidR="00870CE0">
          <w:rPr>
            <w:rFonts w:ascii="Times New Roman" w:hAnsi="Times New Roman"/>
            <w:sz w:val="24"/>
            <w:lang w:val="fr-FR"/>
          </w:rPr>
          <w:t>hématotoxicité</w:t>
        </w:r>
        <w:proofErr w:type="spellEnd"/>
        <w:r w:rsidR="00870CE0">
          <w:rPr>
            <w:rFonts w:ascii="Times New Roman" w:hAnsi="Times New Roman"/>
            <w:sz w:val="24"/>
            <w:lang w:val="fr-FR"/>
          </w:rPr>
          <w:t xml:space="preserve"> </w:t>
        </w:r>
      </w:ins>
      <w:r>
        <w:rPr>
          <w:rFonts w:ascii="Times New Roman" w:hAnsi="Times New Roman"/>
          <w:sz w:val="24"/>
          <w:lang w:val="fr-FR"/>
        </w:rPr>
        <w:t>CTCAE v5 en accord avec les données cliniques présentes dans le dossier soumis à la FDA</w:t>
      </w:r>
      <w:ins w:id="15" w:author="GUIGNARD Davy" w:date="2026-06-04T17:10:00Z" w16du:dateUtc="2026-06-04T15:10:00Z">
        <w:r w:rsidR="00870CE0">
          <w:rPr>
            <w:rFonts w:ascii="Times New Roman" w:hAnsi="Times New Roman"/>
            <w:sz w:val="24"/>
            <w:lang w:val="fr-FR"/>
          </w:rPr>
          <w:t xml:space="preserve"> </w:t>
        </w:r>
      </w:ins>
      <w:r>
        <w:rPr>
          <w:rFonts w:ascii="Times New Roman" w:hAnsi="Times New Roman"/>
          <w:sz w:val="24"/>
          <w:lang w:val="fr-FR"/>
        </w:rPr>
        <w:t xml:space="preserve">(BLA 761139, DESTINY-Breast01, n=184) ; (3) application </w:t>
      </w:r>
      <w:ins w:id="16" w:author="GUIGNARD Davy" w:date="2026-06-04T17:13:00Z" w16du:dateUtc="2026-06-04T15:13:00Z">
        <w:r w:rsidR="00676107">
          <w:rPr>
            <w:rFonts w:ascii="Times New Roman" w:hAnsi="Times New Roman"/>
            <w:sz w:val="24"/>
            <w:lang w:val="fr-FR"/>
          </w:rPr>
          <w:t xml:space="preserve">du modèle </w:t>
        </w:r>
      </w:ins>
      <w:r>
        <w:rPr>
          <w:rFonts w:ascii="Times New Roman" w:hAnsi="Times New Roman"/>
          <w:sz w:val="24"/>
          <w:lang w:val="fr-FR"/>
        </w:rPr>
        <w:t xml:space="preserve">à un composé en développement interne </w:t>
      </w:r>
      <w:ins w:id="17" w:author="GUIGNARD Davy" w:date="2026-06-04T17:11:00Z" w16du:dateUtc="2026-06-04T15:11:00Z">
        <w:r w:rsidR="00D61FB6">
          <w:rPr>
            <w:rFonts w:ascii="Times New Roman" w:hAnsi="Times New Roman"/>
            <w:sz w:val="24"/>
            <w:lang w:val="fr-FR"/>
          </w:rPr>
          <w:t xml:space="preserve">à partir de </w:t>
        </w:r>
      </w:ins>
      <w:del w:id="18" w:author="GUIGNARD Davy" w:date="2026-06-04T17:11:00Z" w16du:dateUtc="2026-06-04T15:11:00Z">
        <w:r w:rsidDel="00D61FB6">
          <w:rPr>
            <w:rFonts w:ascii="Times New Roman" w:hAnsi="Times New Roman"/>
            <w:sz w:val="24"/>
            <w:lang w:val="fr-FR"/>
          </w:rPr>
          <w:delText xml:space="preserve">sur </w:delText>
        </w:r>
      </w:del>
      <w:r>
        <w:rPr>
          <w:rFonts w:ascii="Times New Roman" w:hAnsi="Times New Roman"/>
          <w:sz w:val="24"/>
          <w:lang w:val="fr-FR"/>
        </w:rPr>
        <w:t xml:space="preserve">données </w:t>
      </w:r>
      <w:ins w:id="19" w:author="GUIGNARD Davy" w:date="2026-06-04T17:11:00Z" w16du:dateUtc="2026-06-04T15:11:00Z">
        <w:r w:rsidR="006C46B4">
          <w:rPr>
            <w:rFonts w:ascii="Times New Roman" w:hAnsi="Times New Roman"/>
            <w:sz w:val="24"/>
            <w:lang w:val="fr-FR"/>
          </w:rPr>
          <w:t>précliniques issues</w:t>
        </w:r>
      </w:ins>
      <w:ins w:id="20" w:author="GUIGNARD Davy" w:date="2026-06-04T17:12:00Z" w16du:dateUtc="2026-06-04T15:12:00Z">
        <w:r w:rsidR="006C46B4">
          <w:rPr>
            <w:rFonts w:ascii="Times New Roman" w:hAnsi="Times New Roman"/>
            <w:sz w:val="24"/>
            <w:lang w:val="fr-FR"/>
          </w:rPr>
          <w:t xml:space="preserve"> </w:t>
        </w:r>
        <w:r w:rsidR="00965AFC">
          <w:rPr>
            <w:rFonts w:ascii="Times New Roman" w:hAnsi="Times New Roman"/>
            <w:sz w:val="24"/>
            <w:lang w:val="fr-FR"/>
          </w:rPr>
          <w:t xml:space="preserve">de primates non-humains </w:t>
        </w:r>
      </w:ins>
      <w:ins w:id="21" w:author="GUIGNARD Davy" w:date="2026-06-04T17:15:00Z" w16du:dateUtc="2026-06-04T15:15:00Z">
        <w:r w:rsidR="00F62640">
          <w:rPr>
            <w:rFonts w:ascii="Times New Roman" w:hAnsi="Times New Roman"/>
            <w:sz w:val="24"/>
            <w:lang w:val="fr-FR"/>
          </w:rPr>
          <w:t xml:space="preserve">(NHP) </w:t>
        </w:r>
      </w:ins>
      <w:del w:id="22" w:author="GUIGNARD Davy" w:date="2026-06-04T17:12:00Z" w16du:dateUtc="2026-06-04T15:12:00Z">
        <w:r w:rsidDel="00965AFC">
          <w:rPr>
            <w:rFonts w:ascii="Times New Roman" w:hAnsi="Times New Roman"/>
            <w:sz w:val="24"/>
            <w:lang w:val="fr-FR"/>
          </w:rPr>
          <w:delText xml:space="preserve">NHP </w:delText>
        </w:r>
      </w:del>
      <w:del w:id="23" w:author="GUIGNARD Davy" w:date="2026-06-04T17:11:00Z" w16du:dateUtc="2026-06-04T15:11:00Z">
        <w:r w:rsidDel="006C46B4">
          <w:rPr>
            <w:rFonts w:ascii="Times New Roman" w:hAnsi="Times New Roman"/>
            <w:sz w:val="24"/>
            <w:lang w:val="fr-FR"/>
          </w:rPr>
          <w:delText xml:space="preserve">précliniques </w:delText>
        </w:r>
      </w:del>
      <w:r>
        <w:rPr>
          <w:rFonts w:ascii="Times New Roman" w:hAnsi="Times New Roman"/>
          <w:sz w:val="24"/>
          <w:lang w:val="fr-FR"/>
        </w:rPr>
        <w:t xml:space="preserve">(n=8, 4 niveaux de dose), incluant une analyse non-compartimentale, un ajustement PK individuel à 2 compartiments et une calibration PD ; (4) </w:t>
      </w:r>
      <w:del w:id="24" w:author="GUIGNARD Davy" w:date="2026-06-04T17:15:00Z" w16du:dateUtc="2026-06-04T15:15:00Z">
        <w:r w:rsidDel="001F3885">
          <w:rPr>
            <w:rFonts w:ascii="Times New Roman" w:hAnsi="Times New Roman"/>
            <w:sz w:val="24"/>
            <w:lang w:val="fr-FR"/>
          </w:rPr>
          <w:delText>perspectives de traduction</w:delText>
        </w:r>
      </w:del>
      <w:ins w:id="25" w:author="GUIGNARD Davy" w:date="2026-06-04T17:15:00Z" w16du:dateUtc="2026-06-04T15:15:00Z">
        <w:r w:rsidR="001F3885">
          <w:rPr>
            <w:rFonts w:ascii="Times New Roman" w:hAnsi="Times New Roman"/>
            <w:sz w:val="24"/>
            <w:lang w:val="fr-FR"/>
          </w:rPr>
          <w:t>transposition</w:t>
        </w:r>
      </w:ins>
      <w:r>
        <w:rPr>
          <w:rFonts w:ascii="Times New Roman" w:hAnsi="Times New Roman"/>
          <w:sz w:val="24"/>
          <w:lang w:val="fr-FR"/>
        </w:rPr>
        <w:t xml:space="preserve"> clinique basée</w:t>
      </w:r>
      <w:del w:id="26" w:author="GUIGNARD Davy" w:date="2026-06-04T17:15:00Z" w16du:dateUtc="2026-06-04T15:15:00Z">
        <w:r w:rsidDel="00F62640">
          <w:rPr>
            <w:rFonts w:ascii="Times New Roman" w:hAnsi="Times New Roman"/>
            <w:sz w:val="24"/>
            <w:lang w:val="fr-FR"/>
          </w:rPr>
          <w:delText>s</w:delText>
        </w:r>
      </w:del>
      <w:r>
        <w:rPr>
          <w:rFonts w:ascii="Times New Roman" w:hAnsi="Times New Roman"/>
          <w:sz w:val="24"/>
          <w:lang w:val="fr-FR"/>
        </w:rPr>
        <w:t xml:space="preserve"> sur les paramètres NHP.</w:t>
      </w:r>
    </w:p>
    <w:p w14:paraId="49B3F63A" w14:textId="77777777" w:rsidR="006573EB" w:rsidRPr="00463A58" w:rsidRDefault="00C2228B">
      <w:pPr>
        <w:spacing w:after="120"/>
        <w:ind w:firstLine="567"/>
        <w:jc w:val="both"/>
        <w:rPr>
          <w:lang w:val="fr-FR"/>
        </w:rPr>
      </w:pPr>
      <w:r>
        <w:rPr>
          <w:rFonts w:ascii="Times New Roman" w:hAnsi="Times New Roman"/>
          <w:sz w:val="24"/>
          <w:lang w:val="fr-FR"/>
        </w:rPr>
        <w:t>Les résultats démontrent la robustesse et la généricité du pipeline, capable d'intégrer des données de plusieurs espèces et composés dans un cadre méthodologique unifié et reproductible.</w:t>
      </w:r>
    </w:p>
    <w:p w14:paraId="17F9F50D" w14:textId="77777777" w:rsidR="006573EB" w:rsidRPr="00463A58" w:rsidRDefault="006573EB">
      <w:pPr>
        <w:rPr>
          <w:lang w:val="fr-FR"/>
        </w:rPr>
      </w:pPr>
    </w:p>
    <w:p w14:paraId="6B3AAF5D" w14:textId="5E2DE892" w:rsidR="006573EB" w:rsidRPr="00463A58" w:rsidRDefault="00C2228B">
      <w:pPr>
        <w:rPr>
          <w:lang w:val="fr-FR"/>
        </w:rPr>
      </w:pPr>
      <w:r>
        <w:rPr>
          <w:rFonts w:ascii="Times New Roman" w:hAnsi="Times New Roman"/>
          <w:b/>
          <w:lang w:val="fr-FR"/>
        </w:rPr>
        <w:t xml:space="preserve">Mots-clés : </w:t>
      </w:r>
      <w:r>
        <w:rPr>
          <w:rFonts w:ascii="Times New Roman" w:hAnsi="Times New Roman"/>
          <w:i/>
          <w:lang w:val="fr-FR"/>
        </w:rPr>
        <w:t xml:space="preserve">PK/PD, </w:t>
      </w:r>
      <w:proofErr w:type="spellStart"/>
      <w:r>
        <w:rPr>
          <w:rFonts w:ascii="Times New Roman" w:hAnsi="Times New Roman"/>
          <w:i/>
          <w:lang w:val="fr-FR"/>
        </w:rPr>
        <w:t>hématotoxicité</w:t>
      </w:r>
      <w:proofErr w:type="spellEnd"/>
      <w:r>
        <w:rPr>
          <w:rFonts w:ascii="Times New Roman" w:hAnsi="Times New Roman"/>
          <w:i/>
          <w:lang w:val="fr-FR"/>
        </w:rPr>
        <w:t>, modélisation semi-mécanist</w:t>
      </w:r>
      <w:ins w:id="27" w:author="GUIGNARD Davy" w:date="2026-06-04T17:16:00Z" w16du:dateUtc="2026-06-04T15:16:00Z">
        <w:r w:rsidR="00F910B6">
          <w:rPr>
            <w:rFonts w:ascii="Times New Roman" w:hAnsi="Times New Roman"/>
            <w:i/>
            <w:lang w:val="fr-FR"/>
          </w:rPr>
          <w:t>iqu</w:t>
        </w:r>
      </w:ins>
      <w:r>
        <w:rPr>
          <w:rFonts w:ascii="Times New Roman" w:hAnsi="Times New Roman"/>
          <w:i/>
          <w:lang w:val="fr-FR"/>
        </w:rPr>
        <w:t xml:space="preserve">e, </w:t>
      </w:r>
      <w:ins w:id="28" w:author="GUIGNARD Davy" w:date="2026-06-04T17:17:00Z" w16du:dateUtc="2026-06-04T15:17:00Z">
        <w:r w:rsidR="00274960">
          <w:rPr>
            <w:rFonts w:ascii="Times New Roman" w:hAnsi="Times New Roman"/>
            <w:i/>
            <w:lang w:val="fr-FR"/>
          </w:rPr>
          <w:t>conjugué anticorps-drogue (</w:t>
        </w:r>
      </w:ins>
      <w:r>
        <w:rPr>
          <w:rFonts w:ascii="Times New Roman" w:hAnsi="Times New Roman"/>
          <w:i/>
          <w:lang w:val="fr-FR"/>
        </w:rPr>
        <w:t>ADC</w:t>
      </w:r>
      <w:ins w:id="29" w:author="GUIGNARD Davy" w:date="2026-06-04T17:17:00Z" w16du:dateUtc="2026-06-04T15:17:00Z">
        <w:r w:rsidR="00274960">
          <w:rPr>
            <w:rFonts w:ascii="Times New Roman" w:hAnsi="Times New Roman"/>
            <w:i/>
            <w:lang w:val="fr-FR"/>
          </w:rPr>
          <w:t>)</w:t>
        </w:r>
      </w:ins>
      <w:r>
        <w:rPr>
          <w:rFonts w:ascii="Times New Roman" w:hAnsi="Times New Roman"/>
          <w:i/>
          <w:lang w:val="fr-FR"/>
        </w:rPr>
        <w:t xml:space="preserve">, simulation de population, rxode2, CTCAE, </w:t>
      </w:r>
      <w:del w:id="30" w:author="GUIGNARD Davy" w:date="2026-06-04T17:17:00Z" w16du:dateUtc="2026-06-04T15:17:00Z">
        <w:r w:rsidDel="00274960">
          <w:rPr>
            <w:rFonts w:ascii="Times New Roman" w:hAnsi="Times New Roman"/>
            <w:i/>
            <w:lang w:val="fr-FR"/>
          </w:rPr>
          <w:delText>anticorps-drogue conjugué</w:delText>
        </w:r>
      </w:del>
      <w:r>
        <w:rPr>
          <w:rFonts w:ascii="Times New Roman" w:hAnsi="Times New Roman"/>
          <w:i/>
          <w:lang w:val="fr-FR"/>
        </w:rPr>
        <w:t>, pharmacologie quantitative, sciences de la donnée</w:t>
      </w:r>
    </w:p>
    <w:p w14:paraId="4566731A" w14:textId="77777777" w:rsidR="006573EB" w:rsidRPr="00463A58" w:rsidRDefault="00C2228B">
      <w:pPr>
        <w:rPr>
          <w:lang w:val="fr-FR"/>
        </w:rPr>
      </w:pPr>
      <w:r>
        <w:rPr>
          <w:lang w:val="fr-FR"/>
        </w:rPr>
        <w:br w:type="page"/>
      </w:r>
    </w:p>
    <w:p w14:paraId="065A9114" w14:textId="77777777" w:rsidR="006573EB" w:rsidRDefault="00C2228B">
      <w:pPr>
        <w:keepNext/>
        <w:spacing w:before="360" w:after="80"/>
      </w:pPr>
      <w:r>
        <w:rPr>
          <w:rFonts w:ascii="Times New Roman" w:hAnsi="Times New Roman"/>
          <w:b/>
          <w:color w:val="2C3E50"/>
          <w:sz w:val="32"/>
          <w:u w:val="single"/>
        </w:rPr>
        <w:lastRenderedPageBreak/>
        <w:t>Abstract</w:t>
      </w:r>
    </w:p>
    <w:p w14:paraId="5B7C5D91" w14:textId="77777777" w:rsidR="006573EB" w:rsidRDefault="00C2228B">
      <w:pPr>
        <w:spacing w:after="120"/>
        <w:ind w:firstLine="567"/>
        <w:jc w:val="both"/>
      </w:pPr>
      <w:proofErr w:type="spellStart"/>
      <w:r>
        <w:rPr>
          <w:rFonts w:ascii="Times New Roman" w:hAnsi="Times New Roman"/>
          <w:sz w:val="24"/>
        </w:rPr>
        <w:t>Hematotoxicity</w:t>
      </w:r>
      <w:proofErr w:type="spellEnd"/>
      <w:r>
        <w:rPr>
          <w:rFonts w:ascii="Times New Roman" w:hAnsi="Times New Roman"/>
          <w:sz w:val="24"/>
        </w:rPr>
        <w:t xml:space="preserve"> is the primary dose-limiting toxicity of antibody-drug conjugates (ADCs), a rapidly expanding therapeutic class in oncology. Early quantitative prediction of </w:t>
      </w:r>
      <w:proofErr w:type="spellStart"/>
      <w:r>
        <w:rPr>
          <w:rFonts w:ascii="Times New Roman" w:hAnsi="Times New Roman"/>
          <w:sz w:val="24"/>
        </w:rPr>
        <w:t>hematotoxicity</w:t>
      </w:r>
      <w:proofErr w:type="spellEnd"/>
      <w:r>
        <w:rPr>
          <w:rFonts w:ascii="Times New Roman" w:hAnsi="Times New Roman"/>
          <w:sz w:val="24"/>
        </w:rPr>
        <w:t xml:space="preserve"> is a major challenge for patient safety and dosing regimen optimization.</w:t>
      </w:r>
    </w:p>
    <w:p w14:paraId="4D1E7172" w14:textId="038A8313" w:rsidR="006573EB" w:rsidRDefault="00C2228B">
      <w:pPr>
        <w:spacing w:after="120"/>
        <w:ind w:firstLine="567"/>
        <w:jc w:val="both"/>
      </w:pPr>
      <w:r>
        <w:rPr>
          <w:rFonts w:ascii="Times New Roman" w:hAnsi="Times New Roman"/>
          <w:sz w:val="24"/>
        </w:rPr>
        <w:t xml:space="preserve">This thesis presents the development of a PK/PD computational pipeline, implemented in R using the </w:t>
      </w:r>
      <w:commentRangeStart w:id="31"/>
      <w:r>
        <w:rPr>
          <w:rFonts w:ascii="Times New Roman" w:hAnsi="Times New Roman"/>
          <w:sz w:val="24"/>
        </w:rPr>
        <w:t xml:space="preserve">rxode2 </w:t>
      </w:r>
      <w:commentRangeEnd w:id="31"/>
      <w:r w:rsidR="00544FD4">
        <w:rPr>
          <w:rStyle w:val="CommentReference"/>
          <w:rFonts w:ascii="Times New Roman" w:hAnsi="Times New Roman"/>
          <w:sz w:val="24"/>
          <w:szCs w:val="22"/>
        </w:rPr>
        <w:commentReference w:id="31"/>
      </w:r>
      <w:r>
        <w:rPr>
          <w:rFonts w:ascii="Times New Roman" w:hAnsi="Times New Roman"/>
          <w:sz w:val="24"/>
        </w:rPr>
        <w:t xml:space="preserve">library, to simulate the hematological dynamics of patients treated with different drugs. The theoretical framework is based on the Fornari (2019) model, which describes hematopoiesis through successive compartments (MPP, CMP/MEP, neutrophils, monocytes, reticulocytes, red blood cells, platelets) regulated by homeostatic </w:t>
      </w:r>
      <w:proofErr w:type="gramStart"/>
      <w:r>
        <w:rPr>
          <w:rFonts w:ascii="Times New Roman" w:hAnsi="Times New Roman"/>
          <w:sz w:val="24"/>
        </w:rPr>
        <w:t>feedbacks</w:t>
      </w:r>
      <w:proofErr w:type="gramEnd"/>
      <w:r>
        <w:rPr>
          <w:rFonts w:ascii="Times New Roman" w:hAnsi="Times New Roman"/>
          <w:sz w:val="24"/>
        </w:rPr>
        <w:t>.</w:t>
      </w:r>
    </w:p>
    <w:p w14:paraId="23F3003A" w14:textId="295103BE" w:rsidR="006573EB" w:rsidRDefault="00C2228B">
      <w:pPr>
        <w:spacing w:after="120"/>
        <w:ind w:firstLine="567"/>
        <w:jc w:val="both"/>
      </w:pPr>
      <w:r>
        <w:rPr>
          <w:rFonts w:ascii="Times New Roman" w:hAnsi="Times New Roman"/>
          <w:sz w:val="24"/>
        </w:rPr>
        <w:t>The pipeline was developed in four progressive steps: (1) reproduction and validation of the Fornari model on rat carboplatin data; (2) application to T-</w:t>
      </w:r>
      <w:proofErr w:type="spellStart"/>
      <w:r>
        <w:rPr>
          <w:rFonts w:ascii="Times New Roman" w:hAnsi="Times New Roman"/>
          <w:sz w:val="24"/>
        </w:rPr>
        <w:t>DXd</w:t>
      </w:r>
      <w:proofErr w:type="spellEnd"/>
      <w:r>
        <w:rPr>
          <w:rFonts w:ascii="Times New Roman" w:hAnsi="Times New Roman"/>
          <w:sz w:val="24"/>
        </w:rPr>
        <w:t xml:space="preserve"> (trastuzumab </w:t>
      </w:r>
      <w:proofErr w:type="spellStart"/>
      <w:r>
        <w:rPr>
          <w:rFonts w:ascii="Times New Roman" w:hAnsi="Times New Roman"/>
          <w:sz w:val="24"/>
        </w:rPr>
        <w:t>deruxtecan</w:t>
      </w:r>
      <w:proofErr w:type="spellEnd"/>
      <w:r>
        <w:rPr>
          <w:rFonts w:ascii="Times New Roman" w:hAnsi="Times New Roman"/>
          <w:sz w:val="24"/>
        </w:rPr>
        <w:t xml:space="preserve">) with virtual population simulation of 300 patients, yielding CTCAE v5 grade predictions consistent with clinical data from the regulatory submission to the FDA  (BLA 761139, DESTINY-Breast01, n=184); (3) application to an internally developed compound using preclinical NHP data (n=8, 4 dose levels), including non-compartmental analysis, individual 2-compartment PK fitting, and PD calibration; (4) </w:t>
      </w:r>
      <w:del w:id="32" w:author="DEL FRARI Laurence" w:date="2026-06-08T11:17:00Z" w16du:dateUtc="2026-06-08T09:17:00Z">
        <w:r>
          <w:rPr>
            <w:rFonts w:ascii="Times New Roman" w:hAnsi="Times New Roman"/>
            <w:sz w:val="24"/>
          </w:rPr>
          <w:delText xml:space="preserve">perspectives for </w:delText>
        </w:r>
        <w:commentRangeStart w:id="33"/>
        <w:r w:rsidDel="0075726D">
          <w:rPr>
            <w:rFonts w:ascii="Times New Roman" w:hAnsi="Times New Roman"/>
            <w:sz w:val="24"/>
          </w:rPr>
          <w:delText>c</w:delText>
        </w:r>
      </w:del>
      <w:ins w:id="34" w:author="DEL FRARI Laurence" w:date="2026-06-08T11:17:00Z" w16du:dateUtc="2026-06-08T09:17:00Z">
        <w:r w:rsidR="0075726D">
          <w:rPr>
            <w:rFonts w:ascii="Times New Roman" w:hAnsi="Times New Roman"/>
            <w:sz w:val="24"/>
          </w:rPr>
          <w:t>C</w:t>
        </w:r>
      </w:ins>
      <w:r>
        <w:rPr>
          <w:rFonts w:ascii="Times New Roman" w:hAnsi="Times New Roman"/>
          <w:sz w:val="24"/>
        </w:rPr>
        <w:t>linical translation based on NHP parameters.</w:t>
      </w:r>
      <w:commentRangeEnd w:id="33"/>
      <w:r w:rsidR="0075726D">
        <w:rPr>
          <w:rStyle w:val="CommentReference"/>
          <w:sz w:val="22"/>
          <w:szCs w:val="22"/>
        </w:rPr>
        <w:commentReference w:id="33"/>
      </w:r>
    </w:p>
    <w:p w14:paraId="3C5C746E" w14:textId="77777777" w:rsidR="006573EB" w:rsidRDefault="006573EB"/>
    <w:p w14:paraId="41EB851D" w14:textId="77777777" w:rsidR="006573EB" w:rsidRDefault="00C2228B">
      <w:r>
        <w:rPr>
          <w:rFonts w:ascii="Times New Roman" w:hAnsi="Times New Roman"/>
          <w:b/>
        </w:rPr>
        <w:t xml:space="preserve">Keywords: </w:t>
      </w:r>
      <w:r>
        <w:rPr>
          <w:rFonts w:ascii="Times New Roman" w:hAnsi="Times New Roman"/>
          <w:i/>
        </w:rPr>
        <w:t xml:space="preserve">PK/PD, </w:t>
      </w:r>
      <w:proofErr w:type="spellStart"/>
      <w:r>
        <w:rPr>
          <w:rFonts w:ascii="Times New Roman" w:hAnsi="Times New Roman"/>
          <w:i/>
        </w:rPr>
        <w:t>hematotoxicity</w:t>
      </w:r>
      <w:proofErr w:type="spellEnd"/>
      <w:r>
        <w:rPr>
          <w:rFonts w:ascii="Times New Roman" w:hAnsi="Times New Roman"/>
          <w:i/>
        </w:rPr>
        <w:t>, semi-mechanistic modeling, ADC, population simulation, rxode2, CTCAE, antibody-drug conjugate, quantitative pharmacology, health data science</w:t>
      </w:r>
    </w:p>
    <w:p w14:paraId="035E8B9F" w14:textId="77777777" w:rsidR="006573EB" w:rsidRDefault="00C2228B">
      <w:r>
        <w:br w:type="page"/>
      </w:r>
    </w:p>
    <w:p w14:paraId="5D1EFD52" w14:textId="77777777" w:rsidR="006573EB" w:rsidRDefault="00C2228B">
      <w:pPr>
        <w:keepNext/>
        <w:spacing w:before="360" w:after="80"/>
      </w:pPr>
      <w:proofErr w:type="spellStart"/>
      <w:r>
        <w:rPr>
          <w:rFonts w:ascii="Times New Roman" w:hAnsi="Times New Roman"/>
          <w:b/>
          <w:color w:val="2C3E50"/>
          <w:sz w:val="32"/>
          <w:u w:val="single"/>
        </w:rPr>
        <w:lastRenderedPageBreak/>
        <w:t>Liste</w:t>
      </w:r>
      <w:proofErr w:type="spellEnd"/>
      <w:r>
        <w:rPr>
          <w:rFonts w:ascii="Times New Roman" w:hAnsi="Times New Roman"/>
          <w:b/>
          <w:color w:val="2C3E50"/>
          <w:sz w:val="32"/>
          <w:u w:val="single"/>
        </w:rPr>
        <w:t xml:space="preserve"> des </w:t>
      </w:r>
      <w:proofErr w:type="spellStart"/>
      <w:r>
        <w:rPr>
          <w:rFonts w:ascii="Times New Roman" w:hAnsi="Times New Roman"/>
          <w:b/>
          <w:color w:val="2C3E50"/>
          <w:sz w:val="32"/>
          <w:u w:val="single"/>
        </w:rPr>
        <w:t>abréviations</w:t>
      </w:r>
      <w:proofErr w:type="spellEnd"/>
    </w:p>
    <w:tbl>
      <w:tblPr>
        <w:tblStyle w:val="Grilledutableau"/>
        <w:tblW w:w="0" w:type="auto"/>
        <w:tblLook w:val="04A0" w:firstRow="1" w:lastRow="0" w:firstColumn="1" w:lastColumn="0" w:noHBand="0" w:noVBand="1"/>
      </w:tblPr>
      <w:tblGrid>
        <w:gridCol w:w="1984"/>
        <w:gridCol w:w="6803"/>
      </w:tblGrid>
      <w:tr w:rsidR="006573EB" w14:paraId="5C75BAA9" w14:textId="77777777">
        <w:tc>
          <w:tcPr>
            <w:tcW w:w="1984" w:type="dxa"/>
            <w:shd w:val="clear" w:color="auto" w:fill="2C3E50"/>
          </w:tcPr>
          <w:p w14:paraId="08E9133A" w14:textId="77777777" w:rsidR="006573EB" w:rsidRDefault="00C2228B">
            <w:pPr>
              <w:jc w:val="center"/>
            </w:pPr>
            <w:proofErr w:type="spellStart"/>
            <w:r>
              <w:rPr>
                <w:rFonts w:ascii="Times New Roman" w:hAnsi="Times New Roman"/>
                <w:b/>
                <w:color w:val="FFFFFF"/>
                <w:sz w:val="20"/>
              </w:rPr>
              <w:t>Abréviation</w:t>
            </w:r>
            <w:proofErr w:type="spellEnd"/>
          </w:p>
        </w:tc>
        <w:tc>
          <w:tcPr>
            <w:tcW w:w="6803" w:type="dxa"/>
            <w:shd w:val="clear" w:color="auto" w:fill="2C3E50"/>
          </w:tcPr>
          <w:p w14:paraId="709342C7" w14:textId="77777777" w:rsidR="006573EB" w:rsidRDefault="00C2228B">
            <w:pPr>
              <w:jc w:val="center"/>
            </w:pPr>
            <w:r>
              <w:rPr>
                <w:rFonts w:ascii="Times New Roman" w:hAnsi="Times New Roman"/>
                <w:b/>
                <w:color w:val="FFFFFF"/>
                <w:sz w:val="20"/>
              </w:rPr>
              <w:t>Signification</w:t>
            </w:r>
          </w:p>
        </w:tc>
      </w:tr>
      <w:tr w:rsidR="006573EB" w:rsidRPr="00F72638" w14:paraId="0A3E4BB7" w14:textId="77777777">
        <w:tc>
          <w:tcPr>
            <w:tcW w:w="1984" w:type="dxa"/>
            <w:shd w:val="clear" w:color="auto" w:fill="F2F2F2"/>
          </w:tcPr>
          <w:p w14:paraId="2B86D4AA" w14:textId="77777777" w:rsidR="006573EB" w:rsidRDefault="00C2228B">
            <w:pPr>
              <w:jc w:val="center"/>
            </w:pPr>
            <w:r>
              <w:rPr>
                <w:rFonts w:ascii="Times New Roman" w:hAnsi="Times New Roman"/>
                <w:sz w:val="20"/>
              </w:rPr>
              <w:t>ADC</w:t>
            </w:r>
          </w:p>
        </w:tc>
        <w:tc>
          <w:tcPr>
            <w:tcW w:w="6803" w:type="dxa"/>
            <w:shd w:val="clear" w:color="auto" w:fill="F2F2F2"/>
          </w:tcPr>
          <w:p w14:paraId="6E994D7B" w14:textId="77777777" w:rsidR="006573EB" w:rsidRPr="00463A58" w:rsidRDefault="00C2228B">
            <w:pPr>
              <w:jc w:val="center"/>
              <w:rPr>
                <w:lang w:val="fr-FR"/>
              </w:rPr>
            </w:pPr>
            <w:proofErr w:type="spellStart"/>
            <w:r>
              <w:rPr>
                <w:rFonts w:ascii="Times New Roman" w:hAnsi="Times New Roman"/>
                <w:sz w:val="20"/>
                <w:lang w:val="fr-FR"/>
              </w:rPr>
              <w:t>Antibody</w:t>
            </w:r>
            <w:proofErr w:type="spellEnd"/>
            <w:r>
              <w:rPr>
                <w:rFonts w:ascii="Times New Roman" w:hAnsi="Times New Roman"/>
                <w:sz w:val="20"/>
                <w:lang w:val="fr-FR"/>
              </w:rPr>
              <w:t xml:space="preserve">-Drug </w:t>
            </w:r>
            <w:proofErr w:type="spellStart"/>
            <w:r>
              <w:rPr>
                <w:rFonts w:ascii="Times New Roman" w:hAnsi="Times New Roman"/>
                <w:sz w:val="20"/>
                <w:lang w:val="fr-FR"/>
              </w:rPr>
              <w:t>Conjugate</w:t>
            </w:r>
            <w:proofErr w:type="spellEnd"/>
            <w:r>
              <w:rPr>
                <w:rFonts w:ascii="Times New Roman" w:hAnsi="Times New Roman"/>
                <w:sz w:val="20"/>
                <w:lang w:val="fr-FR"/>
              </w:rPr>
              <w:t xml:space="preserve"> (anticorps-drogue conjugué)</w:t>
            </w:r>
          </w:p>
        </w:tc>
      </w:tr>
      <w:tr w:rsidR="006573EB" w14:paraId="24D838B0" w14:textId="77777777">
        <w:tc>
          <w:tcPr>
            <w:tcW w:w="1984" w:type="dxa"/>
            <w:shd w:val="clear" w:color="auto" w:fill="FFFFFF"/>
          </w:tcPr>
          <w:p w14:paraId="12EB71D7" w14:textId="77777777" w:rsidR="006573EB" w:rsidRDefault="00C2228B">
            <w:pPr>
              <w:jc w:val="center"/>
            </w:pPr>
            <w:r>
              <w:rPr>
                <w:rFonts w:ascii="Times New Roman" w:hAnsi="Times New Roman"/>
                <w:sz w:val="20"/>
              </w:rPr>
              <w:t>AUC</w:t>
            </w:r>
          </w:p>
        </w:tc>
        <w:tc>
          <w:tcPr>
            <w:tcW w:w="6803" w:type="dxa"/>
            <w:shd w:val="clear" w:color="auto" w:fill="FFFFFF"/>
          </w:tcPr>
          <w:p w14:paraId="6D7B0E15" w14:textId="77777777" w:rsidR="006573EB" w:rsidRDefault="00C2228B">
            <w:pPr>
              <w:jc w:val="center"/>
            </w:pPr>
            <w:r>
              <w:rPr>
                <w:rFonts w:ascii="Times New Roman" w:hAnsi="Times New Roman"/>
                <w:sz w:val="20"/>
              </w:rPr>
              <w:t>Area Under the Curve (</w:t>
            </w:r>
            <w:proofErr w:type="spellStart"/>
            <w:r>
              <w:rPr>
                <w:rFonts w:ascii="Times New Roman" w:hAnsi="Times New Roman"/>
                <w:sz w:val="20"/>
              </w:rPr>
              <w:t>aire</w:t>
            </w:r>
            <w:proofErr w:type="spellEnd"/>
            <w:r>
              <w:rPr>
                <w:rFonts w:ascii="Times New Roman" w:hAnsi="Times New Roman"/>
                <w:sz w:val="20"/>
              </w:rPr>
              <w:t xml:space="preserve"> sous la </w:t>
            </w:r>
            <w:proofErr w:type="spellStart"/>
            <w:r>
              <w:rPr>
                <w:rFonts w:ascii="Times New Roman" w:hAnsi="Times New Roman"/>
                <w:sz w:val="20"/>
              </w:rPr>
              <w:t>courbe</w:t>
            </w:r>
            <w:proofErr w:type="spellEnd"/>
            <w:r>
              <w:rPr>
                <w:rFonts w:ascii="Times New Roman" w:hAnsi="Times New Roman"/>
                <w:sz w:val="20"/>
              </w:rPr>
              <w:t>)</w:t>
            </w:r>
          </w:p>
        </w:tc>
      </w:tr>
      <w:tr w:rsidR="006573EB" w:rsidRPr="00F72638" w14:paraId="2D751023" w14:textId="77777777">
        <w:tc>
          <w:tcPr>
            <w:tcW w:w="1984" w:type="dxa"/>
            <w:shd w:val="clear" w:color="auto" w:fill="F2F2F2"/>
          </w:tcPr>
          <w:p w14:paraId="1603718F" w14:textId="77777777" w:rsidR="006573EB" w:rsidRDefault="00C2228B">
            <w:pPr>
              <w:jc w:val="center"/>
            </w:pPr>
            <w:r>
              <w:rPr>
                <w:rFonts w:ascii="Times New Roman" w:hAnsi="Times New Roman"/>
                <w:sz w:val="20"/>
              </w:rPr>
              <w:t>BLA</w:t>
            </w:r>
          </w:p>
        </w:tc>
        <w:tc>
          <w:tcPr>
            <w:tcW w:w="6803" w:type="dxa"/>
            <w:shd w:val="clear" w:color="auto" w:fill="F2F2F2"/>
          </w:tcPr>
          <w:p w14:paraId="1D284894" w14:textId="77777777" w:rsidR="006573EB" w:rsidRPr="00463A58" w:rsidRDefault="00C2228B">
            <w:pPr>
              <w:jc w:val="center"/>
              <w:rPr>
                <w:lang w:val="fr-FR"/>
              </w:rPr>
            </w:pPr>
            <w:proofErr w:type="spellStart"/>
            <w:r>
              <w:rPr>
                <w:rFonts w:ascii="Times New Roman" w:hAnsi="Times New Roman"/>
                <w:sz w:val="20"/>
                <w:lang w:val="fr-FR"/>
              </w:rPr>
              <w:t>Biologics</w:t>
            </w:r>
            <w:proofErr w:type="spellEnd"/>
            <w:r>
              <w:rPr>
                <w:rFonts w:ascii="Times New Roman" w:hAnsi="Times New Roman"/>
                <w:sz w:val="20"/>
                <w:lang w:val="fr-FR"/>
              </w:rPr>
              <w:t xml:space="preserve"> License Application (dossier d'autorisation FDA)</w:t>
            </w:r>
          </w:p>
        </w:tc>
      </w:tr>
      <w:tr w:rsidR="006573EB" w14:paraId="5E35AC8A" w14:textId="77777777">
        <w:tc>
          <w:tcPr>
            <w:tcW w:w="1984" w:type="dxa"/>
            <w:shd w:val="clear" w:color="auto" w:fill="FFFFFF"/>
          </w:tcPr>
          <w:p w14:paraId="7EF8D54B" w14:textId="77777777" w:rsidR="006573EB" w:rsidRDefault="00C2228B">
            <w:pPr>
              <w:jc w:val="center"/>
            </w:pPr>
            <w:r>
              <w:rPr>
                <w:rFonts w:ascii="Times New Roman" w:hAnsi="Times New Roman"/>
                <w:sz w:val="20"/>
              </w:rPr>
              <w:t>CFU</w:t>
            </w:r>
          </w:p>
        </w:tc>
        <w:tc>
          <w:tcPr>
            <w:tcW w:w="6803" w:type="dxa"/>
            <w:shd w:val="clear" w:color="auto" w:fill="FFFFFF"/>
          </w:tcPr>
          <w:p w14:paraId="2B1BA27F" w14:textId="77777777" w:rsidR="006573EB" w:rsidRDefault="00C2228B">
            <w:pPr>
              <w:jc w:val="center"/>
            </w:pPr>
            <w:r>
              <w:rPr>
                <w:rFonts w:ascii="Times New Roman" w:hAnsi="Times New Roman"/>
                <w:sz w:val="20"/>
              </w:rPr>
              <w:t>Colony-Forming Unit (</w:t>
            </w:r>
            <w:proofErr w:type="spellStart"/>
            <w:r>
              <w:rPr>
                <w:rFonts w:ascii="Times New Roman" w:hAnsi="Times New Roman"/>
                <w:sz w:val="20"/>
              </w:rPr>
              <w:t>unité</w:t>
            </w:r>
            <w:proofErr w:type="spellEnd"/>
            <w:r>
              <w:rPr>
                <w:rFonts w:ascii="Times New Roman" w:hAnsi="Times New Roman"/>
                <w:sz w:val="20"/>
              </w:rPr>
              <w:t xml:space="preserve"> formant </w:t>
            </w:r>
            <w:proofErr w:type="spellStart"/>
            <w:r>
              <w:rPr>
                <w:rFonts w:ascii="Times New Roman" w:hAnsi="Times New Roman"/>
                <w:sz w:val="20"/>
              </w:rPr>
              <w:t>colonie</w:t>
            </w:r>
            <w:proofErr w:type="spellEnd"/>
            <w:r>
              <w:rPr>
                <w:rFonts w:ascii="Times New Roman" w:hAnsi="Times New Roman"/>
                <w:sz w:val="20"/>
              </w:rPr>
              <w:t>)</w:t>
            </w:r>
          </w:p>
        </w:tc>
      </w:tr>
      <w:tr w:rsidR="006573EB" w14:paraId="27BAADB7" w14:textId="77777777">
        <w:tc>
          <w:tcPr>
            <w:tcW w:w="1984" w:type="dxa"/>
            <w:shd w:val="clear" w:color="auto" w:fill="F2F2F2"/>
          </w:tcPr>
          <w:p w14:paraId="4C291222" w14:textId="77777777" w:rsidR="006573EB" w:rsidRDefault="00C2228B">
            <w:pPr>
              <w:jc w:val="center"/>
            </w:pPr>
            <w:r>
              <w:rPr>
                <w:rFonts w:ascii="Times New Roman" w:hAnsi="Times New Roman"/>
                <w:sz w:val="20"/>
              </w:rPr>
              <w:t>CL</w:t>
            </w:r>
          </w:p>
        </w:tc>
        <w:tc>
          <w:tcPr>
            <w:tcW w:w="6803" w:type="dxa"/>
            <w:shd w:val="clear" w:color="auto" w:fill="F2F2F2"/>
          </w:tcPr>
          <w:p w14:paraId="5EA980AF" w14:textId="77777777" w:rsidR="006573EB" w:rsidRDefault="00C2228B">
            <w:pPr>
              <w:jc w:val="center"/>
            </w:pPr>
            <w:proofErr w:type="spellStart"/>
            <w:r>
              <w:rPr>
                <w:rFonts w:ascii="Times New Roman" w:hAnsi="Times New Roman"/>
                <w:sz w:val="20"/>
              </w:rPr>
              <w:t>Clairance</w:t>
            </w:r>
            <w:proofErr w:type="spellEnd"/>
            <w:r>
              <w:rPr>
                <w:rFonts w:ascii="Times New Roman" w:hAnsi="Times New Roman"/>
                <w:sz w:val="20"/>
              </w:rPr>
              <w:t xml:space="preserve"> (clearance)</w:t>
            </w:r>
          </w:p>
        </w:tc>
      </w:tr>
      <w:tr w:rsidR="006573EB" w14:paraId="5DFCE3D7" w14:textId="77777777">
        <w:tc>
          <w:tcPr>
            <w:tcW w:w="1984" w:type="dxa"/>
            <w:shd w:val="clear" w:color="auto" w:fill="FFFFFF"/>
          </w:tcPr>
          <w:p w14:paraId="3FA70DC9" w14:textId="77777777" w:rsidR="006573EB" w:rsidRDefault="00C2228B">
            <w:pPr>
              <w:jc w:val="center"/>
            </w:pPr>
            <w:r>
              <w:rPr>
                <w:rFonts w:ascii="Times New Roman" w:hAnsi="Times New Roman"/>
                <w:sz w:val="20"/>
              </w:rPr>
              <w:t>CMP</w:t>
            </w:r>
          </w:p>
        </w:tc>
        <w:tc>
          <w:tcPr>
            <w:tcW w:w="6803" w:type="dxa"/>
            <w:shd w:val="clear" w:color="auto" w:fill="FFFFFF"/>
          </w:tcPr>
          <w:p w14:paraId="06C8BCBA" w14:textId="77777777" w:rsidR="006573EB" w:rsidRDefault="00C2228B">
            <w:pPr>
              <w:jc w:val="center"/>
            </w:pPr>
            <w:r>
              <w:rPr>
                <w:rFonts w:ascii="Times New Roman" w:hAnsi="Times New Roman"/>
                <w:sz w:val="20"/>
              </w:rPr>
              <w:t>Common Myeloid Progenitor (</w:t>
            </w:r>
            <w:proofErr w:type="spellStart"/>
            <w:r>
              <w:rPr>
                <w:rFonts w:ascii="Times New Roman" w:hAnsi="Times New Roman"/>
                <w:sz w:val="20"/>
              </w:rPr>
              <w:t>progéniteur</w:t>
            </w:r>
            <w:proofErr w:type="spellEnd"/>
            <w:r>
              <w:rPr>
                <w:rFonts w:ascii="Times New Roman" w:hAnsi="Times New Roman"/>
                <w:sz w:val="20"/>
              </w:rPr>
              <w:t xml:space="preserve"> </w:t>
            </w:r>
            <w:proofErr w:type="spellStart"/>
            <w:r>
              <w:rPr>
                <w:rFonts w:ascii="Times New Roman" w:hAnsi="Times New Roman"/>
                <w:sz w:val="20"/>
              </w:rPr>
              <w:t>myéloïde</w:t>
            </w:r>
            <w:proofErr w:type="spellEnd"/>
            <w:r>
              <w:rPr>
                <w:rFonts w:ascii="Times New Roman" w:hAnsi="Times New Roman"/>
                <w:sz w:val="20"/>
              </w:rPr>
              <w:t xml:space="preserve"> </w:t>
            </w:r>
            <w:proofErr w:type="spellStart"/>
            <w:r>
              <w:rPr>
                <w:rFonts w:ascii="Times New Roman" w:hAnsi="Times New Roman"/>
                <w:sz w:val="20"/>
              </w:rPr>
              <w:t>commun</w:t>
            </w:r>
            <w:proofErr w:type="spellEnd"/>
            <w:r>
              <w:rPr>
                <w:rFonts w:ascii="Times New Roman" w:hAnsi="Times New Roman"/>
                <w:sz w:val="20"/>
              </w:rPr>
              <w:t>)</w:t>
            </w:r>
          </w:p>
        </w:tc>
      </w:tr>
      <w:tr w:rsidR="006573EB" w14:paraId="745703CF" w14:textId="77777777">
        <w:tc>
          <w:tcPr>
            <w:tcW w:w="1984" w:type="dxa"/>
            <w:shd w:val="clear" w:color="auto" w:fill="F2F2F2"/>
          </w:tcPr>
          <w:p w14:paraId="49BD98C1" w14:textId="77777777" w:rsidR="006573EB" w:rsidRDefault="00C2228B">
            <w:pPr>
              <w:jc w:val="center"/>
            </w:pPr>
            <w:r>
              <w:rPr>
                <w:rFonts w:ascii="Times New Roman" w:hAnsi="Times New Roman"/>
                <w:sz w:val="20"/>
              </w:rPr>
              <w:t>CTCAE</w:t>
            </w:r>
          </w:p>
        </w:tc>
        <w:tc>
          <w:tcPr>
            <w:tcW w:w="6803" w:type="dxa"/>
            <w:shd w:val="clear" w:color="auto" w:fill="F2F2F2"/>
          </w:tcPr>
          <w:p w14:paraId="099A024D" w14:textId="77777777" w:rsidR="006573EB" w:rsidRDefault="00C2228B">
            <w:pPr>
              <w:jc w:val="center"/>
            </w:pPr>
            <w:r>
              <w:rPr>
                <w:rFonts w:ascii="Times New Roman" w:hAnsi="Times New Roman"/>
                <w:sz w:val="20"/>
              </w:rPr>
              <w:t>Common Terminology Criteria for Adverse Events</w:t>
            </w:r>
          </w:p>
        </w:tc>
      </w:tr>
      <w:tr w:rsidR="008C65D1" w14:paraId="3144C55B" w14:textId="77777777">
        <w:tc>
          <w:tcPr>
            <w:tcW w:w="1984" w:type="dxa"/>
            <w:shd w:val="clear" w:color="auto" w:fill="F2F2F2"/>
          </w:tcPr>
          <w:p w14:paraId="65290B98" w14:textId="7F45BEB3" w:rsidR="008C65D1" w:rsidRDefault="008C65D1">
            <w:pPr>
              <w:jc w:val="center"/>
              <w:rPr>
                <w:rFonts w:ascii="Times New Roman" w:hAnsi="Times New Roman"/>
                <w:sz w:val="20"/>
              </w:rPr>
            </w:pPr>
            <w:r>
              <w:rPr>
                <w:rFonts w:ascii="Times New Roman" w:hAnsi="Times New Roman"/>
                <w:sz w:val="20"/>
              </w:rPr>
              <w:t>CV</w:t>
            </w:r>
          </w:p>
        </w:tc>
        <w:tc>
          <w:tcPr>
            <w:tcW w:w="6803" w:type="dxa"/>
            <w:shd w:val="clear" w:color="auto" w:fill="F2F2F2"/>
          </w:tcPr>
          <w:p w14:paraId="72AEA6E0" w14:textId="4E46BF4A" w:rsidR="008C65D1" w:rsidRDefault="008C65D1">
            <w:pPr>
              <w:jc w:val="center"/>
              <w:rPr>
                <w:rFonts w:ascii="Times New Roman" w:hAnsi="Times New Roman"/>
                <w:sz w:val="20"/>
              </w:rPr>
            </w:pPr>
            <w:r>
              <w:rPr>
                <w:rFonts w:ascii="Times New Roman" w:hAnsi="Times New Roman"/>
                <w:sz w:val="20"/>
              </w:rPr>
              <w:t>Coefficient de Variation</w:t>
            </w:r>
          </w:p>
        </w:tc>
      </w:tr>
      <w:tr w:rsidR="006573EB" w14:paraId="052D7A2D" w14:textId="77777777">
        <w:tc>
          <w:tcPr>
            <w:tcW w:w="1984" w:type="dxa"/>
            <w:shd w:val="clear" w:color="auto" w:fill="FFFFFF"/>
          </w:tcPr>
          <w:p w14:paraId="493A131C" w14:textId="77777777" w:rsidR="006573EB" w:rsidRDefault="00C2228B">
            <w:pPr>
              <w:jc w:val="center"/>
            </w:pPr>
            <w:r>
              <w:rPr>
                <w:rFonts w:ascii="Times New Roman" w:hAnsi="Times New Roman"/>
                <w:sz w:val="20"/>
              </w:rPr>
              <w:t>EMA</w:t>
            </w:r>
          </w:p>
        </w:tc>
        <w:tc>
          <w:tcPr>
            <w:tcW w:w="6803" w:type="dxa"/>
            <w:shd w:val="clear" w:color="auto" w:fill="FFFFFF"/>
          </w:tcPr>
          <w:p w14:paraId="53FBFD33" w14:textId="77777777" w:rsidR="006573EB" w:rsidRDefault="00C2228B">
            <w:pPr>
              <w:jc w:val="center"/>
            </w:pPr>
            <w:r>
              <w:rPr>
                <w:rFonts w:ascii="Times New Roman" w:hAnsi="Times New Roman"/>
                <w:sz w:val="20"/>
              </w:rPr>
              <w:t>European Medicines Agency</w:t>
            </w:r>
          </w:p>
        </w:tc>
      </w:tr>
      <w:tr w:rsidR="006573EB" w14:paraId="3F1E5355" w14:textId="77777777">
        <w:tc>
          <w:tcPr>
            <w:tcW w:w="1984" w:type="dxa"/>
            <w:shd w:val="clear" w:color="auto" w:fill="F2F2F2"/>
          </w:tcPr>
          <w:p w14:paraId="3CB4D25C" w14:textId="77777777" w:rsidR="006573EB" w:rsidRDefault="00C2228B">
            <w:pPr>
              <w:jc w:val="center"/>
            </w:pPr>
            <w:r>
              <w:rPr>
                <w:rFonts w:ascii="Times New Roman" w:hAnsi="Times New Roman"/>
                <w:sz w:val="20"/>
              </w:rPr>
              <w:t>FDA</w:t>
            </w:r>
          </w:p>
        </w:tc>
        <w:tc>
          <w:tcPr>
            <w:tcW w:w="6803" w:type="dxa"/>
            <w:shd w:val="clear" w:color="auto" w:fill="F2F2F2"/>
          </w:tcPr>
          <w:p w14:paraId="7FF6EE3B" w14:textId="77777777" w:rsidR="006573EB" w:rsidRDefault="00C2228B">
            <w:pPr>
              <w:jc w:val="center"/>
            </w:pPr>
            <w:r>
              <w:rPr>
                <w:rFonts w:ascii="Times New Roman" w:hAnsi="Times New Roman"/>
                <w:sz w:val="20"/>
              </w:rPr>
              <w:t>Food and Drug Administration</w:t>
            </w:r>
          </w:p>
        </w:tc>
      </w:tr>
      <w:tr w:rsidR="006573EB" w14:paraId="48B35116" w14:textId="77777777">
        <w:tc>
          <w:tcPr>
            <w:tcW w:w="1984" w:type="dxa"/>
            <w:shd w:val="clear" w:color="auto" w:fill="FFFFFF"/>
          </w:tcPr>
          <w:p w14:paraId="096FAE23" w14:textId="77777777" w:rsidR="006573EB" w:rsidRDefault="00C2228B">
            <w:pPr>
              <w:jc w:val="center"/>
            </w:pPr>
            <w:r>
              <w:rPr>
                <w:rFonts w:ascii="Times New Roman" w:hAnsi="Times New Roman"/>
                <w:sz w:val="20"/>
              </w:rPr>
              <w:t>HER2</w:t>
            </w:r>
          </w:p>
        </w:tc>
        <w:tc>
          <w:tcPr>
            <w:tcW w:w="6803" w:type="dxa"/>
            <w:shd w:val="clear" w:color="auto" w:fill="FFFFFF"/>
          </w:tcPr>
          <w:p w14:paraId="1C78286B" w14:textId="77777777" w:rsidR="006573EB" w:rsidRDefault="00C2228B">
            <w:pPr>
              <w:jc w:val="center"/>
            </w:pPr>
            <w:r>
              <w:rPr>
                <w:rFonts w:ascii="Times New Roman" w:hAnsi="Times New Roman"/>
                <w:sz w:val="20"/>
              </w:rPr>
              <w:t>Human Epidermal growth factor Receptor 2</w:t>
            </w:r>
          </w:p>
        </w:tc>
      </w:tr>
      <w:tr w:rsidR="006573EB" w14:paraId="011B5BD0" w14:textId="77777777">
        <w:tc>
          <w:tcPr>
            <w:tcW w:w="1984" w:type="dxa"/>
            <w:shd w:val="clear" w:color="auto" w:fill="F2F2F2"/>
          </w:tcPr>
          <w:p w14:paraId="223A8605" w14:textId="77777777" w:rsidR="006573EB" w:rsidRDefault="00C2228B">
            <w:pPr>
              <w:jc w:val="center"/>
            </w:pPr>
            <w:r>
              <w:rPr>
                <w:rFonts w:ascii="Times New Roman" w:hAnsi="Times New Roman"/>
                <w:sz w:val="20"/>
              </w:rPr>
              <w:t>IC50</w:t>
            </w:r>
          </w:p>
        </w:tc>
        <w:tc>
          <w:tcPr>
            <w:tcW w:w="6803" w:type="dxa"/>
            <w:shd w:val="clear" w:color="auto" w:fill="F2F2F2"/>
          </w:tcPr>
          <w:p w14:paraId="3A343D2B" w14:textId="77777777" w:rsidR="006573EB" w:rsidRDefault="00C2228B">
            <w:pPr>
              <w:jc w:val="center"/>
            </w:pPr>
            <w:r>
              <w:rPr>
                <w:rFonts w:ascii="Times New Roman" w:hAnsi="Times New Roman"/>
                <w:sz w:val="20"/>
              </w:rPr>
              <w:t xml:space="preserve">Concentration </w:t>
            </w:r>
            <w:proofErr w:type="spellStart"/>
            <w:r>
              <w:rPr>
                <w:rFonts w:ascii="Times New Roman" w:hAnsi="Times New Roman"/>
                <w:sz w:val="20"/>
              </w:rPr>
              <w:t>inhibitrice</w:t>
            </w:r>
            <w:proofErr w:type="spellEnd"/>
            <w:r>
              <w:rPr>
                <w:rFonts w:ascii="Times New Roman" w:hAnsi="Times New Roman"/>
                <w:sz w:val="20"/>
              </w:rPr>
              <w:t xml:space="preserve"> à 50%</w:t>
            </w:r>
          </w:p>
        </w:tc>
      </w:tr>
      <w:tr w:rsidR="006573EB" w14:paraId="16E1AAB3" w14:textId="77777777">
        <w:tc>
          <w:tcPr>
            <w:tcW w:w="1984" w:type="dxa"/>
            <w:shd w:val="clear" w:color="auto" w:fill="FFFFFF"/>
          </w:tcPr>
          <w:p w14:paraId="119DEF17" w14:textId="77777777" w:rsidR="006573EB" w:rsidRDefault="00C2228B">
            <w:pPr>
              <w:jc w:val="center"/>
            </w:pPr>
            <w:r>
              <w:rPr>
                <w:rFonts w:ascii="Times New Roman" w:hAnsi="Times New Roman"/>
                <w:sz w:val="20"/>
              </w:rPr>
              <w:t>IV</w:t>
            </w:r>
          </w:p>
        </w:tc>
        <w:tc>
          <w:tcPr>
            <w:tcW w:w="6803" w:type="dxa"/>
            <w:shd w:val="clear" w:color="auto" w:fill="FFFFFF"/>
          </w:tcPr>
          <w:p w14:paraId="72EA057E" w14:textId="77777777" w:rsidR="006573EB" w:rsidRDefault="00C2228B">
            <w:pPr>
              <w:jc w:val="center"/>
            </w:pPr>
            <w:proofErr w:type="spellStart"/>
            <w:r>
              <w:rPr>
                <w:rFonts w:ascii="Times New Roman" w:hAnsi="Times New Roman"/>
                <w:sz w:val="20"/>
              </w:rPr>
              <w:t>Intraveineux</w:t>
            </w:r>
            <w:proofErr w:type="spellEnd"/>
          </w:p>
        </w:tc>
      </w:tr>
      <w:tr w:rsidR="006573EB" w14:paraId="51700AEA" w14:textId="77777777">
        <w:tc>
          <w:tcPr>
            <w:tcW w:w="1984" w:type="dxa"/>
            <w:shd w:val="clear" w:color="auto" w:fill="F2F2F2"/>
          </w:tcPr>
          <w:p w14:paraId="6A5E50E5" w14:textId="77777777" w:rsidR="006573EB" w:rsidRDefault="00C2228B">
            <w:pPr>
              <w:jc w:val="center"/>
            </w:pPr>
            <w:r>
              <w:rPr>
                <w:rFonts w:ascii="Times New Roman" w:hAnsi="Times New Roman"/>
                <w:sz w:val="20"/>
              </w:rPr>
              <w:t>MEP</w:t>
            </w:r>
          </w:p>
        </w:tc>
        <w:tc>
          <w:tcPr>
            <w:tcW w:w="6803" w:type="dxa"/>
            <w:shd w:val="clear" w:color="auto" w:fill="F2F2F2"/>
          </w:tcPr>
          <w:p w14:paraId="3F52400D" w14:textId="77777777" w:rsidR="006573EB" w:rsidRDefault="00C2228B">
            <w:pPr>
              <w:jc w:val="center"/>
            </w:pPr>
            <w:r>
              <w:rPr>
                <w:rFonts w:ascii="Times New Roman" w:hAnsi="Times New Roman"/>
                <w:sz w:val="20"/>
              </w:rPr>
              <w:t>Megakaryocyte-Erythroid Progenitor</w:t>
            </w:r>
          </w:p>
        </w:tc>
      </w:tr>
      <w:tr w:rsidR="006573EB" w14:paraId="494F15F4" w14:textId="77777777">
        <w:tc>
          <w:tcPr>
            <w:tcW w:w="1984" w:type="dxa"/>
            <w:shd w:val="clear" w:color="auto" w:fill="FFFFFF"/>
          </w:tcPr>
          <w:p w14:paraId="525F84D4" w14:textId="77777777" w:rsidR="006573EB" w:rsidRDefault="00C2228B">
            <w:pPr>
              <w:jc w:val="center"/>
            </w:pPr>
            <w:r>
              <w:rPr>
                <w:rFonts w:ascii="Times New Roman" w:hAnsi="Times New Roman"/>
                <w:sz w:val="20"/>
              </w:rPr>
              <w:t>MPP</w:t>
            </w:r>
          </w:p>
        </w:tc>
        <w:tc>
          <w:tcPr>
            <w:tcW w:w="6803" w:type="dxa"/>
            <w:shd w:val="clear" w:color="auto" w:fill="FFFFFF"/>
          </w:tcPr>
          <w:p w14:paraId="3577A058" w14:textId="77777777" w:rsidR="006573EB" w:rsidRDefault="00C2228B">
            <w:pPr>
              <w:jc w:val="center"/>
            </w:pPr>
            <w:r>
              <w:rPr>
                <w:rFonts w:ascii="Times New Roman" w:hAnsi="Times New Roman"/>
                <w:sz w:val="20"/>
              </w:rPr>
              <w:t>Multipotent Progenitor</w:t>
            </w:r>
          </w:p>
        </w:tc>
      </w:tr>
      <w:tr w:rsidR="006573EB" w:rsidRPr="00F72638" w14:paraId="5D00BEE9" w14:textId="77777777">
        <w:tc>
          <w:tcPr>
            <w:tcW w:w="1984" w:type="dxa"/>
            <w:shd w:val="clear" w:color="auto" w:fill="F2F2F2"/>
          </w:tcPr>
          <w:p w14:paraId="7A09FE24" w14:textId="77777777" w:rsidR="006573EB" w:rsidRDefault="00C2228B">
            <w:pPr>
              <w:jc w:val="center"/>
            </w:pPr>
            <w:r>
              <w:rPr>
                <w:rFonts w:ascii="Times New Roman" w:hAnsi="Times New Roman"/>
                <w:sz w:val="20"/>
              </w:rPr>
              <w:t>NCA</w:t>
            </w:r>
          </w:p>
        </w:tc>
        <w:tc>
          <w:tcPr>
            <w:tcW w:w="6803" w:type="dxa"/>
            <w:shd w:val="clear" w:color="auto" w:fill="F2F2F2"/>
          </w:tcPr>
          <w:p w14:paraId="6C679660" w14:textId="77777777" w:rsidR="006573EB" w:rsidRPr="00463A58" w:rsidRDefault="00C2228B">
            <w:pPr>
              <w:jc w:val="center"/>
              <w:rPr>
                <w:lang w:val="fr-FR"/>
              </w:rPr>
            </w:pPr>
            <w:r>
              <w:rPr>
                <w:rFonts w:ascii="Times New Roman" w:hAnsi="Times New Roman"/>
                <w:sz w:val="20"/>
                <w:lang w:val="fr-FR"/>
              </w:rPr>
              <w:t>Non-</w:t>
            </w:r>
            <w:proofErr w:type="spellStart"/>
            <w:r>
              <w:rPr>
                <w:rFonts w:ascii="Times New Roman" w:hAnsi="Times New Roman"/>
                <w:sz w:val="20"/>
                <w:lang w:val="fr-FR"/>
              </w:rPr>
              <w:t>Compartmental</w:t>
            </w:r>
            <w:proofErr w:type="spellEnd"/>
            <w:r>
              <w:rPr>
                <w:rFonts w:ascii="Times New Roman" w:hAnsi="Times New Roman"/>
                <w:sz w:val="20"/>
                <w:lang w:val="fr-FR"/>
              </w:rPr>
              <w:t xml:space="preserve"> </w:t>
            </w:r>
            <w:proofErr w:type="spellStart"/>
            <w:r>
              <w:rPr>
                <w:rFonts w:ascii="Times New Roman" w:hAnsi="Times New Roman"/>
                <w:sz w:val="20"/>
                <w:lang w:val="fr-FR"/>
              </w:rPr>
              <w:t>Analysis</w:t>
            </w:r>
            <w:proofErr w:type="spellEnd"/>
            <w:r>
              <w:rPr>
                <w:rFonts w:ascii="Times New Roman" w:hAnsi="Times New Roman"/>
                <w:sz w:val="20"/>
                <w:lang w:val="fr-FR"/>
              </w:rPr>
              <w:t xml:space="preserve"> (analyse non-compartimentale)</w:t>
            </w:r>
          </w:p>
        </w:tc>
      </w:tr>
      <w:tr w:rsidR="006573EB" w:rsidRPr="00F72638" w14:paraId="58DCCE6B" w14:textId="77777777">
        <w:tc>
          <w:tcPr>
            <w:tcW w:w="1984" w:type="dxa"/>
            <w:shd w:val="clear" w:color="auto" w:fill="FFFFFF"/>
          </w:tcPr>
          <w:p w14:paraId="00A8C8FD" w14:textId="77777777" w:rsidR="006573EB" w:rsidRDefault="00C2228B">
            <w:pPr>
              <w:jc w:val="center"/>
            </w:pPr>
            <w:r>
              <w:rPr>
                <w:rFonts w:ascii="Times New Roman" w:hAnsi="Times New Roman"/>
                <w:sz w:val="20"/>
              </w:rPr>
              <w:t>NHP</w:t>
            </w:r>
          </w:p>
        </w:tc>
        <w:tc>
          <w:tcPr>
            <w:tcW w:w="6803" w:type="dxa"/>
            <w:shd w:val="clear" w:color="auto" w:fill="FFFFFF"/>
          </w:tcPr>
          <w:p w14:paraId="66334B4E" w14:textId="77777777" w:rsidR="006573EB" w:rsidRPr="00463A58" w:rsidRDefault="00C2228B">
            <w:pPr>
              <w:jc w:val="center"/>
              <w:rPr>
                <w:lang w:val="fr-FR"/>
              </w:rPr>
            </w:pPr>
            <w:r>
              <w:rPr>
                <w:rFonts w:ascii="Times New Roman" w:hAnsi="Times New Roman"/>
                <w:sz w:val="20"/>
                <w:lang w:val="fr-FR"/>
              </w:rPr>
              <w:t>Non-Human Primate (primate non-humain)</w:t>
            </w:r>
          </w:p>
        </w:tc>
      </w:tr>
      <w:tr w:rsidR="006573EB" w:rsidRPr="00F72638" w14:paraId="4AB288F2" w14:textId="77777777">
        <w:tc>
          <w:tcPr>
            <w:tcW w:w="1984" w:type="dxa"/>
            <w:shd w:val="clear" w:color="auto" w:fill="F2F2F2"/>
          </w:tcPr>
          <w:p w14:paraId="29E7D76F" w14:textId="77777777" w:rsidR="006573EB" w:rsidRDefault="00C2228B">
            <w:pPr>
              <w:jc w:val="center"/>
            </w:pPr>
            <w:r>
              <w:rPr>
                <w:rFonts w:ascii="Times New Roman" w:hAnsi="Times New Roman"/>
                <w:sz w:val="20"/>
              </w:rPr>
              <w:t>NLME</w:t>
            </w:r>
          </w:p>
        </w:tc>
        <w:tc>
          <w:tcPr>
            <w:tcW w:w="6803" w:type="dxa"/>
            <w:shd w:val="clear" w:color="auto" w:fill="F2F2F2"/>
          </w:tcPr>
          <w:p w14:paraId="3E407AC4" w14:textId="77777777" w:rsidR="006573EB" w:rsidRPr="00463A58" w:rsidRDefault="00C2228B">
            <w:pPr>
              <w:jc w:val="center"/>
              <w:rPr>
                <w:lang w:val="fr-FR"/>
              </w:rPr>
            </w:pPr>
            <w:r>
              <w:rPr>
                <w:rFonts w:ascii="Times New Roman" w:hAnsi="Times New Roman"/>
                <w:sz w:val="20"/>
                <w:lang w:val="fr-FR"/>
              </w:rPr>
              <w:t>Non-</w:t>
            </w:r>
            <w:proofErr w:type="spellStart"/>
            <w:r>
              <w:rPr>
                <w:rFonts w:ascii="Times New Roman" w:hAnsi="Times New Roman"/>
                <w:sz w:val="20"/>
                <w:lang w:val="fr-FR"/>
              </w:rPr>
              <w:t>Linear</w:t>
            </w:r>
            <w:proofErr w:type="spellEnd"/>
            <w:r>
              <w:rPr>
                <w:rFonts w:ascii="Times New Roman" w:hAnsi="Times New Roman"/>
                <w:sz w:val="20"/>
                <w:lang w:val="fr-FR"/>
              </w:rPr>
              <w:t xml:space="preserve"> Mixed </w:t>
            </w:r>
            <w:proofErr w:type="spellStart"/>
            <w:r>
              <w:rPr>
                <w:rFonts w:ascii="Times New Roman" w:hAnsi="Times New Roman"/>
                <w:sz w:val="20"/>
                <w:lang w:val="fr-FR"/>
              </w:rPr>
              <w:t>Effects</w:t>
            </w:r>
            <w:proofErr w:type="spellEnd"/>
            <w:r>
              <w:rPr>
                <w:rFonts w:ascii="Times New Roman" w:hAnsi="Times New Roman"/>
                <w:sz w:val="20"/>
                <w:lang w:val="fr-FR"/>
              </w:rPr>
              <w:t xml:space="preserve"> (effets mixtes non-linéaires)</w:t>
            </w:r>
          </w:p>
        </w:tc>
      </w:tr>
      <w:tr w:rsidR="006573EB" w14:paraId="0A02C524" w14:textId="77777777">
        <w:tc>
          <w:tcPr>
            <w:tcW w:w="1984" w:type="dxa"/>
            <w:shd w:val="clear" w:color="auto" w:fill="FFFFFF"/>
          </w:tcPr>
          <w:p w14:paraId="3E3C7A4A" w14:textId="77777777" w:rsidR="006573EB" w:rsidRDefault="00C2228B">
            <w:pPr>
              <w:jc w:val="center"/>
            </w:pPr>
            <w:r>
              <w:rPr>
                <w:rFonts w:ascii="Times New Roman" w:hAnsi="Times New Roman"/>
                <w:sz w:val="20"/>
              </w:rPr>
              <w:t>NOAEL</w:t>
            </w:r>
          </w:p>
        </w:tc>
        <w:tc>
          <w:tcPr>
            <w:tcW w:w="6803" w:type="dxa"/>
            <w:shd w:val="clear" w:color="auto" w:fill="FFFFFF"/>
          </w:tcPr>
          <w:p w14:paraId="312C4293" w14:textId="77777777" w:rsidR="006573EB" w:rsidRDefault="00C2228B">
            <w:pPr>
              <w:jc w:val="center"/>
            </w:pPr>
            <w:r>
              <w:rPr>
                <w:rFonts w:ascii="Times New Roman" w:hAnsi="Times New Roman"/>
                <w:sz w:val="20"/>
              </w:rPr>
              <w:t>No Observed Adverse Effect Level</w:t>
            </w:r>
          </w:p>
        </w:tc>
      </w:tr>
      <w:tr w:rsidR="006573EB" w:rsidRPr="001D1477" w14:paraId="12AD8800" w14:textId="77777777">
        <w:tc>
          <w:tcPr>
            <w:tcW w:w="1984" w:type="dxa"/>
            <w:shd w:val="clear" w:color="auto" w:fill="F2F2F2"/>
          </w:tcPr>
          <w:p w14:paraId="2751B159" w14:textId="77777777" w:rsidR="006573EB" w:rsidRDefault="00C2228B">
            <w:pPr>
              <w:jc w:val="center"/>
            </w:pPr>
            <w:r>
              <w:rPr>
                <w:rFonts w:ascii="Times New Roman" w:hAnsi="Times New Roman"/>
                <w:sz w:val="20"/>
              </w:rPr>
              <w:t>ODE</w:t>
            </w:r>
          </w:p>
        </w:tc>
        <w:tc>
          <w:tcPr>
            <w:tcW w:w="6803" w:type="dxa"/>
            <w:shd w:val="clear" w:color="auto" w:fill="F2F2F2"/>
          </w:tcPr>
          <w:p w14:paraId="040D70D0" w14:textId="77777777" w:rsidR="006573EB" w:rsidRPr="000B0486" w:rsidRDefault="00C2228B">
            <w:pPr>
              <w:jc w:val="center"/>
              <w:rPr>
                <w:lang w:val="fr-FR"/>
              </w:rPr>
            </w:pPr>
            <w:proofErr w:type="spellStart"/>
            <w:r>
              <w:rPr>
                <w:rFonts w:ascii="Times New Roman" w:hAnsi="Times New Roman"/>
                <w:sz w:val="20"/>
                <w:lang w:val="fr-FR"/>
              </w:rPr>
              <w:t>Ordinary</w:t>
            </w:r>
            <w:proofErr w:type="spellEnd"/>
            <w:r>
              <w:rPr>
                <w:rFonts w:ascii="Times New Roman" w:hAnsi="Times New Roman"/>
                <w:sz w:val="20"/>
                <w:lang w:val="fr-FR"/>
              </w:rPr>
              <w:t xml:space="preserve"> </w:t>
            </w:r>
            <w:proofErr w:type="spellStart"/>
            <w:r>
              <w:rPr>
                <w:rFonts w:ascii="Times New Roman" w:hAnsi="Times New Roman"/>
                <w:sz w:val="20"/>
                <w:lang w:val="fr-FR"/>
              </w:rPr>
              <w:t>Differential</w:t>
            </w:r>
            <w:proofErr w:type="spellEnd"/>
            <w:r>
              <w:rPr>
                <w:rFonts w:ascii="Times New Roman" w:hAnsi="Times New Roman"/>
                <w:sz w:val="20"/>
                <w:lang w:val="fr-FR"/>
              </w:rPr>
              <w:t xml:space="preserve"> Equation (équation différentielle ordinaire)</w:t>
            </w:r>
          </w:p>
        </w:tc>
      </w:tr>
      <w:tr w:rsidR="006573EB" w14:paraId="728963BC" w14:textId="77777777">
        <w:tc>
          <w:tcPr>
            <w:tcW w:w="1984" w:type="dxa"/>
            <w:shd w:val="clear" w:color="auto" w:fill="FFFFFF"/>
          </w:tcPr>
          <w:p w14:paraId="26471077" w14:textId="77777777" w:rsidR="006573EB" w:rsidRDefault="00C2228B">
            <w:pPr>
              <w:jc w:val="center"/>
            </w:pPr>
            <w:r>
              <w:rPr>
                <w:rFonts w:ascii="Times New Roman" w:hAnsi="Times New Roman"/>
                <w:sz w:val="20"/>
              </w:rPr>
              <w:t>PD</w:t>
            </w:r>
          </w:p>
        </w:tc>
        <w:tc>
          <w:tcPr>
            <w:tcW w:w="6803" w:type="dxa"/>
            <w:shd w:val="clear" w:color="auto" w:fill="FFFFFF"/>
          </w:tcPr>
          <w:p w14:paraId="0F4F5C02" w14:textId="77777777" w:rsidR="006573EB" w:rsidRDefault="00C2228B">
            <w:pPr>
              <w:jc w:val="center"/>
            </w:pPr>
            <w:proofErr w:type="spellStart"/>
            <w:r>
              <w:rPr>
                <w:rFonts w:ascii="Times New Roman" w:hAnsi="Times New Roman"/>
                <w:sz w:val="20"/>
              </w:rPr>
              <w:t>Pharmacodynamique</w:t>
            </w:r>
            <w:proofErr w:type="spellEnd"/>
          </w:p>
        </w:tc>
      </w:tr>
      <w:tr w:rsidR="006573EB" w14:paraId="19947194" w14:textId="77777777">
        <w:tc>
          <w:tcPr>
            <w:tcW w:w="1984" w:type="dxa"/>
            <w:shd w:val="clear" w:color="auto" w:fill="F2F2F2"/>
          </w:tcPr>
          <w:p w14:paraId="1BC4072E" w14:textId="77777777" w:rsidR="006573EB" w:rsidRDefault="00C2228B">
            <w:pPr>
              <w:jc w:val="center"/>
            </w:pPr>
            <w:r>
              <w:rPr>
                <w:rFonts w:ascii="Times New Roman" w:hAnsi="Times New Roman"/>
                <w:sz w:val="20"/>
              </w:rPr>
              <w:t>PK</w:t>
            </w:r>
          </w:p>
        </w:tc>
        <w:tc>
          <w:tcPr>
            <w:tcW w:w="6803" w:type="dxa"/>
            <w:shd w:val="clear" w:color="auto" w:fill="F2F2F2"/>
          </w:tcPr>
          <w:p w14:paraId="4A542822" w14:textId="77777777" w:rsidR="006573EB" w:rsidRDefault="00C2228B">
            <w:pPr>
              <w:jc w:val="center"/>
            </w:pPr>
            <w:proofErr w:type="spellStart"/>
            <w:r>
              <w:rPr>
                <w:rFonts w:ascii="Times New Roman" w:hAnsi="Times New Roman"/>
                <w:sz w:val="20"/>
              </w:rPr>
              <w:t>Pharmacocinétique</w:t>
            </w:r>
            <w:proofErr w:type="spellEnd"/>
          </w:p>
        </w:tc>
      </w:tr>
      <w:tr w:rsidR="006573EB" w14:paraId="5CA4DF63" w14:textId="77777777">
        <w:tc>
          <w:tcPr>
            <w:tcW w:w="1984" w:type="dxa"/>
            <w:shd w:val="clear" w:color="auto" w:fill="FFFFFF"/>
          </w:tcPr>
          <w:p w14:paraId="6ED5EA58" w14:textId="77777777" w:rsidR="006573EB" w:rsidRDefault="00C2228B">
            <w:pPr>
              <w:jc w:val="center"/>
            </w:pPr>
            <w:r>
              <w:rPr>
                <w:rFonts w:ascii="Times New Roman" w:hAnsi="Times New Roman"/>
                <w:sz w:val="20"/>
              </w:rPr>
              <w:t>PKPD</w:t>
            </w:r>
          </w:p>
        </w:tc>
        <w:tc>
          <w:tcPr>
            <w:tcW w:w="6803" w:type="dxa"/>
            <w:shd w:val="clear" w:color="auto" w:fill="FFFFFF"/>
          </w:tcPr>
          <w:p w14:paraId="1F8C18EC" w14:textId="77777777" w:rsidR="006573EB" w:rsidRDefault="00C2228B">
            <w:pPr>
              <w:jc w:val="center"/>
            </w:pPr>
            <w:proofErr w:type="spellStart"/>
            <w:r>
              <w:rPr>
                <w:rFonts w:ascii="Times New Roman" w:hAnsi="Times New Roman"/>
                <w:sz w:val="20"/>
              </w:rPr>
              <w:t>Pharmacocinétique-Pharmacodynamique</w:t>
            </w:r>
            <w:proofErr w:type="spellEnd"/>
          </w:p>
        </w:tc>
      </w:tr>
      <w:tr w:rsidR="006573EB" w14:paraId="125615AD" w14:textId="77777777">
        <w:tc>
          <w:tcPr>
            <w:tcW w:w="1984" w:type="dxa"/>
            <w:shd w:val="clear" w:color="auto" w:fill="F2F2F2"/>
          </w:tcPr>
          <w:p w14:paraId="3C1AC802" w14:textId="77777777" w:rsidR="006573EB" w:rsidRDefault="00C2228B">
            <w:pPr>
              <w:jc w:val="center"/>
            </w:pPr>
            <w:r>
              <w:rPr>
                <w:rFonts w:ascii="Times New Roman" w:hAnsi="Times New Roman"/>
                <w:sz w:val="20"/>
              </w:rPr>
              <w:t>Q3W</w:t>
            </w:r>
          </w:p>
        </w:tc>
        <w:tc>
          <w:tcPr>
            <w:tcW w:w="6803" w:type="dxa"/>
            <w:shd w:val="clear" w:color="auto" w:fill="F2F2F2"/>
          </w:tcPr>
          <w:p w14:paraId="6A77D5E8" w14:textId="77777777" w:rsidR="006573EB" w:rsidRDefault="00C2228B">
            <w:pPr>
              <w:jc w:val="center"/>
            </w:pPr>
            <w:r>
              <w:rPr>
                <w:rFonts w:ascii="Times New Roman" w:hAnsi="Times New Roman"/>
                <w:sz w:val="20"/>
              </w:rPr>
              <w:t>Every 3 weeks (</w:t>
            </w:r>
            <w:proofErr w:type="spellStart"/>
            <w:r>
              <w:rPr>
                <w:rFonts w:ascii="Times New Roman" w:hAnsi="Times New Roman"/>
                <w:sz w:val="20"/>
              </w:rPr>
              <w:t>toutes</w:t>
            </w:r>
            <w:proofErr w:type="spellEnd"/>
            <w:r>
              <w:rPr>
                <w:rFonts w:ascii="Times New Roman" w:hAnsi="Times New Roman"/>
                <w:sz w:val="20"/>
              </w:rPr>
              <w:t xml:space="preserve"> </w:t>
            </w:r>
            <w:proofErr w:type="gramStart"/>
            <w:r>
              <w:rPr>
                <w:rFonts w:ascii="Times New Roman" w:hAnsi="Times New Roman"/>
                <w:sz w:val="20"/>
              </w:rPr>
              <w:t>les</w:t>
            </w:r>
            <w:proofErr w:type="gramEnd"/>
            <w:r>
              <w:rPr>
                <w:rFonts w:ascii="Times New Roman" w:hAnsi="Times New Roman"/>
                <w:sz w:val="20"/>
              </w:rPr>
              <w:t xml:space="preserve"> 3 </w:t>
            </w:r>
            <w:proofErr w:type="spellStart"/>
            <w:r>
              <w:rPr>
                <w:rFonts w:ascii="Times New Roman" w:hAnsi="Times New Roman"/>
                <w:sz w:val="20"/>
              </w:rPr>
              <w:t>semaines</w:t>
            </w:r>
            <w:proofErr w:type="spellEnd"/>
            <w:r>
              <w:rPr>
                <w:rFonts w:ascii="Times New Roman" w:hAnsi="Times New Roman"/>
                <w:sz w:val="20"/>
              </w:rPr>
              <w:t>)</w:t>
            </w:r>
          </w:p>
        </w:tc>
      </w:tr>
      <w:tr w:rsidR="006573EB" w14:paraId="7C72BC3C" w14:textId="77777777">
        <w:tc>
          <w:tcPr>
            <w:tcW w:w="1984" w:type="dxa"/>
            <w:shd w:val="clear" w:color="auto" w:fill="FFFFFF"/>
          </w:tcPr>
          <w:p w14:paraId="0B8A5303" w14:textId="77777777" w:rsidR="006573EB" w:rsidRDefault="00C2228B">
            <w:pPr>
              <w:jc w:val="center"/>
            </w:pPr>
            <w:r>
              <w:rPr>
                <w:rFonts w:ascii="Times New Roman" w:hAnsi="Times New Roman"/>
                <w:sz w:val="20"/>
              </w:rPr>
              <w:t>RBC</w:t>
            </w:r>
          </w:p>
        </w:tc>
        <w:tc>
          <w:tcPr>
            <w:tcW w:w="6803" w:type="dxa"/>
            <w:shd w:val="clear" w:color="auto" w:fill="FFFFFF"/>
          </w:tcPr>
          <w:p w14:paraId="549F404D" w14:textId="77777777" w:rsidR="006573EB" w:rsidRDefault="00C2228B">
            <w:pPr>
              <w:jc w:val="center"/>
            </w:pPr>
            <w:r>
              <w:rPr>
                <w:rFonts w:ascii="Times New Roman" w:hAnsi="Times New Roman"/>
                <w:sz w:val="20"/>
              </w:rPr>
              <w:t>Red Blood Cells (</w:t>
            </w:r>
            <w:proofErr w:type="spellStart"/>
            <w:r>
              <w:rPr>
                <w:rFonts w:ascii="Times New Roman" w:hAnsi="Times New Roman"/>
                <w:sz w:val="20"/>
              </w:rPr>
              <w:t>érythrocytes</w:t>
            </w:r>
            <w:proofErr w:type="spellEnd"/>
            <w:r>
              <w:rPr>
                <w:rFonts w:ascii="Times New Roman" w:hAnsi="Times New Roman"/>
                <w:sz w:val="20"/>
              </w:rPr>
              <w:t>)</w:t>
            </w:r>
          </w:p>
        </w:tc>
      </w:tr>
      <w:tr w:rsidR="006573EB" w14:paraId="4C0310C4" w14:textId="77777777">
        <w:tc>
          <w:tcPr>
            <w:tcW w:w="1984" w:type="dxa"/>
            <w:shd w:val="clear" w:color="auto" w:fill="F2F2F2"/>
          </w:tcPr>
          <w:p w14:paraId="58AC4A13" w14:textId="77777777" w:rsidR="006573EB" w:rsidRDefault="00C2228B">
            <w:pPr>
              <w:jc w:val="center"/>
            </w:pPr>
            <w:r>
              <w:rPr>
                <w:rFonts w:ascii="Times New Roman" w:hAnsi="Times New Roman"/>
                <w:sz w:val="20"/>
              </w:rPr>
              <w:t>RMSE</w:t>
            </w:r>
          </w:p>
        </w:tc>
        <w:tc>
          <w:tcPr>
            <w:tcW w:w="6803" w:type="dxa"/>
            <w:shd w:val="clear" w:color="auto" w:fill="F2F2F2"/>
          </w:tcPr>
          <w:p w14:paraId="64A2938A" w14:textId="77777777" w:rsidR="006573EB" w:rsidRDefault="00C2228B">
            <w:pPr>
              <w:jc w:val="center"/>
            </w:pPr>
            <w:r>
              <w:rPr>
                <w:rFonts w:ascii="Times New Roman" w:hAnsi="Times New Roman"/>
                <w:sz w:val="20"/>
              </w:rPr>
              <w:t>Root Mean Square Error</w:t>
            </w:r>
          </w:p>
        </w:tc>
      </w:tr>
      <w:tr w:rsidR="006573EB" w14:paraId="0F9AB9EA" w14:textId="77777777">
        <w:tc>
          <w:tcPr>
            <w:tcW w:w="1984" w:type="dxa"/>
            <w:shd w:val="clear" w:color="auto" w:fill="FFFFFF"/>
          </w:tcPr>
          <w:p w14:paraId="2CA6FDCE" w14:textId="77777777" w:rsidR="006573EB" w:rsidRDefault="00C2228B">
            <w:pPr>
              <w:jc w:val="center"/>
            </w:pPr>
            <w:r>
              <w:rPr>
                <w:rFonts w:ascii="Times New Roman" w:hAnsi="Times New Roman"/>
                <w:sz w:val="20"/>
              </w:rPr>
              <w:t>T-</w:t>
            </w:r>
            <w:proofErr w:type="spellStart"/>
            <w:r>
              <w:rPr>
                <w:rFonts w:ascii="Times New Roman" w:hAnsi="Times New Roman"/>
                <w:sz w:val="20"/>
              </w:rPr>
              <w:t>DXd</w:t>
            </w:r>
            <w:proofErr w:type="spellEnd"/>
          </w:p>
        </w:tc>
        <w:tc>
          <w:tcPr>
            <w:tcW w:w="6803" w:type="dxa"/>
            <w:shd w:val="clear" w:color="auto" w:fill="FFFFFF"/>
          </w:tcPr>
          <w:p w14:paraId="1D639012" w14:textId="77777777" w:rsidR="006573EB" w:rsidRDefault="00C2228B">
            <w:pPr>
              <w:jc w:val="center"/>
            </w:pPr>
            <w:r>
              <w:rPr>
                <w:rFonts w:ascii="Times New Roman" w:hAnsi="Times New Roman"/>
                <w:sz w:val="20"/>
              </w:rPr>
              <w:t xml:space="preserve">Trastuzumab </w:t>
            </w:r>
            <w:proofErr w:type="spellStart"/>
            <w:r>
              <w:rPr>
                <w:rFonts w:ascii="Times New Roman" w:hAnsi="Times New Roman"/>
                <w:sz w:val="20"/>
              </w:rPr>
              <w:t>déruxtécan</w:t>
            </w:r>
            <w:proofErr w:type="spellEnd"/>
            <w:r>
              <w:rPr>
                <w:rFonts w:ascii="Times New Roman" w:hAnsi="Times New Roman"/>
                <w:sz w:val="20"/>
              </w:rPr>
              <w:t xml:space="preserve"> (</w:t>
            </w:r>
            <w:proofErr w:type="spellStart"/>
            <w:r>
              <w:rPr>
                <w:rFonts w:ascii="Times New Roman" w:hAnsi="Times New Roman"/>
                <w:sz w:val="20"/>
              </w:rPr>
              <w:t>Enhertu</w:t>
            </w:r>
            <w:proofErr w:type="spellEnd"/>
            <w:r>
              <w:rPr>
                <w:rFonts w:ascii="Times New Roman" w:hAnsi="Times New Roman"/>
                <w:sz w:val="20"/>
              </w:rPr>
              <w:t>®)</w:t>
            </w:r>
          </w:p>
        </w:tc>
      </w:tr>
      <w:tr w:rsidR="006573EB" w:rsidRPr="00F72638" w14:paraId="63323438" w14:textId="77777777">
        <w:tc>
          <w:tcPr>
            <w:tcW w:w="1984" w:type="dxa"/>
            <w:shd w:val="clear" w:color="auto" w:fill="F2F2F2"/>
          </w:tcPr>
          <w:p w14:paraId="3DDB0267" w14:textId="77777777" w:rsidR="006573EB" w:rsidRDefault="00C2228B">
            <w:pPr>
              <w:jc w:val="center"/>
            </w:pPr>
            <w:r>
              <w:rPr>
                <w:rFonts w:ascii="Times New Roman" w:hAnsi="Times New Roman"/>
                <w:sz w:val="20"/>
              </w:rPr>
              <w:t>V1/V2</w:t>
            </w:r>
          </w:p>
        </w:tc>
        <w:tc>
          <w:tcPr>
            <w:tcW w:w="6803" w:type="dxa"/>
            <w:shd w:val="clear" w:color="auto" w:fill="F2F2F2"/>
          </w:tcPr>
          <w:p w14:paraId="15F7EC55" w14:textId="77777777" w:rsidR="006573EB" w:rsidRPr="00463A58" w:rsidRDefault="00C2228B">
            <w:pPr>
              <w:jc w:val="center"/>
              <w:rPr>
                <w:lang w:val="fr-FR"/>
              </w:rPr>
            </w:pPr>
            <w:r>
              <w:rPr>
                <w:rFonts w:ascii="Times New Roman" w:hAnsi="Times New Roman"/>
                <w:sz w:val="20"/>
                <w:lang w:val="fr-FR"/>
              </w:rPr>
              <w:t>Volume de distribution central/périphérique</w:t>
            </w:r>
          </w:p>
        </w:tc>
      </w:tr>
      <w:tr w:rsidR="006573EB" w14:paraId="261D16AB" w14:textId="77777777">
        <w:tc>
          <w:tcPr>
            <w:tcW w:w="1984" w:type="dxa"/>
            <w:shd w:val="clear" w:color="auto" w:fill="FFFFFF"/>
          </w:tcPr>
          <w:p w14:paraId="180A4327" w14:textId="77777777" w:rsidR="006573EB" w:rsidRDefault="00C2228B">
            <w:pPr>
              <w:jc w:val="center"/>
            </w:pPr>
            <w:r>
              <w:rPr>
                <w:rFonts w:ascii="Times New Roman" w:hAnsi="Times New Roman"/>
                <w:sz w:val="20"/>
              </w:rPr>
              <w:t>VPC</w:t>
            </w:r>
          </w:p>
        </w:tc>
        <w:tc>
          <w:tcPr>
            <w:tcW w:w="6803" w:type="dxa"/>
            <w:shd w:val="clear" w:color="auto" w:fill="FFFFFF"/>
          </w:tcPr>
          <w:p w14:paraId="5CBEFDD7" w14:textId="77777777" w:rsidR="006573EB" w:rsidRDefault="00C2228B">
            <w:pPr>
              <w:jc w:val="center"/>
            </w:pPr>
            <w:r>
              <w:rPr>
                <w:rFonts w:ascii="Times New Roman" w:hAnsi="Times New Roman"/>
                <w:sz w:val="20"/>
              </w:rPr>
              <w:t>Visual Predictive Check</w:t>
            </w:r>
          </w:p>
        </w:tc>
      </w:tr>
    </w:tbl>
    <w:p w14:paraId="44FB77BC" w14:textId="661CDB3A" w:rsidR="00722AA6" w:rsidRDefault="00C2228B">
      <w:r>
        <w:br w:type="page"/>
      </w:r>
    </w:p>
    <w:p w14:paraId="48C25FB8" w14:textId="5CDA07ED" w:rsidR="00722AA6" w:rsidRDefault="00722AA6"/>
    <w:sdt>
      <w:sdtPr>
        <w:rPr>
          <w:rFonts w:asciiTheme="minorHAnsi" w:eastAsiaTheme="minorEastAsia" w:hAnsiTheme="minorHAnsi" w:cstheme="minorBidi"/>
          <w:b w:val="0"/>
          <w:bCs w:val="0"/>
          <w:color w:val="auto"/>
          <w:sz w:val="22"/>
          <w:szCs w:val="22"/>
          <w:lang w:val="fr-FR"/>
        </w:rPr>
        <w:id w:val="460926442"/>
        <w:docPartObj>
          <w:docPartGallery w:val="Table of Contents"/>
          <w:docPartUnique/>
        </w:docPartObj>
      </w:sdtPr>
      <w:sdtEndPr>
        <w:rPr>
          <w:lang w:val="en-US"/>
        </w:rPr>
      </w:sdtEndPr>
      <w:sdtContent>
        <w:p w14:paraId="63DEFE5E" w14:textId="2AB8C725" w:rsidR="00722AA6" w:rsidRPr="00722AA6" w:rsidRDefault="00722AA6">
          <w:pPr>
            <w:pStyle w:val="En-ttedetabledesmatires"/>
            <w:rPr>
              <w:lang w:val="fr-FR"/>
            </w:rPr>
          </w:pPr>
          <w:r>
            <w:rPr>
              <w:lang w:val="fr-FR"/>
            </w:rPr>
            <w:t>Table des matières</w:t>
          </w:r>
        </w:p>
        <w:p w14:paraId="226176A2" w14:textId="71B535D0" w:rsidR="003A6C69" w:rsidRDefault="00722AA6">
          <w:pPr>
            <w:pStyle w:val="TM1"/>
            <w:tabs>
              <w:tab w:val="right" w:leader="dot" w:pos="9112"/>
            </w:tabs>
            <w:rPr>
              <w:noProof/>
              <w:kern w:val="2"/>
              <w:sz w:val="24"/>
              <w:szCs w:val="24"/>
              <w:lang w:val="fr-FR" w:eastAsia="fr-FR"/>
              <w14:ligatures w14:val="standardContextual"/>
            </w:rPr>
          </w:pPr>
          <w:r>
            <w:fldChar w:fldCharType="begin"/>
          </w:r>
          <w:r>
            <w:rPr>
              <w:lang w:val="fr-FR"/>
            </w:rPr>
            <w:instrText xml:space="preserve"> TOC \o "1-3" \h \z \u </w:instrText>
          </w:r>
          <w:r>
            <w:fldChar w:fldCharType="separate"/>
          </w:r>
          <w:hyperlink w:anchor="_Toc231291016" w:history="1">
            <w:r>
              <w:rPr>
                <w:rStyle w:val="Lienhypertexte"/>
                <w:noProof/>
                <w:lang w:val="fr-FR"/>
              </w:rPr>
              <w:t>I. Introduction</w:t>
            </w:r>
            <w:r>
              <w:rPr>
                <w:noProof/>
                <w:webHidden/>
              </w:rPr>
              <w:tab/>
            </w:r>
            <w:r>
              <w:rPr>
                <w:noProof/>
                <w:webHidden/>
              </w:rPr>
              <w:fldChar w:fldCharType="begin"/>
            </w:r>
            <w:r>
              <w:rPr>
                <w:noProof/>
                <w:webHidden/>
              </w:rPr>
              <w:instrText xml:space="preserve"> PAGEREF _Toc231291016 \h </w:instrText>
            </w:r>
            <w:r>
              <w:rPr>
                <w:noProof/>
                <w:webHidden/>
              </w:rPr>
            </w:r>
            <w:r>
              <w:rPr>
                <w:noProof/>
                <w:webHidden/>
              </w:rPr>
              <w:fldChar w:fldCharType="separate"/>
            </w:r>
            <w:r w:rsidR="00BF3AB3">
              <w:rPr>
                <w:noProof/>
                <w:webHidden/>
              </w:rPr>
              <w:t>8</w:t>
            </w:r>
            <w:r>
              <w:rPr>
                <w:noProof/>
                <w:webHidden/>
              </w:rPr>
              <w:fldChar w:fldCharType="end"/>
            </w:r>
          </w:hyperlink>
        </w:p>
        <w:p w14:paraId="1010DC3A" w14:textId="3AF31FD6" w:rsidR="003A6C69" w:rsidRDefault="003A6C69">
          <w:pPr>
            <w:pStyle w:val="TM2"/>
            <w:tabs>
              <w:tab w:val="right" w:leader="dot" w:pos="9112"/>
            </w:tabs>
            <w:rPr>
              <w:noProof/>
              <w:kern w:val="2"/>
              <w:sz w:val="24"/>
              <w:szCs w:val="24"/>
              <w:lang w:val="fr-FR" w:eastAsia="fr-FR"/>
              <w14:ligatures w14:val="standardContextual"/>
            </w:rPr>
          </w:pPr>
          <w:hyperlink w:anchor="_Toc231291017" w:history="1">
            <w:r>
              <w:rPr>
                <w:rStyle w:val="Lienhypertexte"/>
                <w:noProof/>
                <w:lang w:val="fr-FR"/>
              </w:rPr>
              <w:t>1.0 Contexte du stage : Pierre Fabre et la pharmacologie quantitative</w:t>
            </w:r>
            <w:r>
              <w:rPr>
                <w:noProof/>
                <w:webHidden/>
              </w:rPr>
              <w:tab/>
            </w:r>
            <w:r>
              <w:rPr>
                <w:noProof/>
                <w:webHidden/>
              </w:rPr>
              <w:fldChar w:fldCharType="begin"/>
            </w:r>
            <w:r>
              <w:rPr>
                <w:noProof/>
                <w:webHidden/>
              </w:rPr>
              <w:instrText xml:space="preserve"> PAGEREF _Toc231291017 \h </w:instrText>
            </w:r>
            <w:r>
              <w:rPr>
                <w:noProof/>
                <w:webHidden/>
              </w:rPr>
            </w:r>
            <w:r>
              <w:rPr>
                <w:noProof/>
                <w:webHidden/>
              </w:rPr>
              <w:fldChar w:fldCharType="separate"/>
            </w:r>
            <w:r w:rsidR="00BF3AB3">
              <w:rPr>
                <w:noProof/>
                <w:webHidden/>
              </w:rPr>
              <w:t>8</w:t>
            </w:r>
            <w:r>
              <w:rPr>
                <w:noProof/>
                <w:webHidden/>
              </w:rPr>
              <w:fldChar w:fldCharType="end"/>
            </w:r>
          </w:hyperlink>
        </w:p>
        <w:p w14:paraId="71DD5976" w14:textId="46955B04" w:rsidR="003A6C69" w:rsidRDefault="003A6C69">
          <w:pPr>
            <w:pStyle w:val="TM2"/>
            <w:tabs>
              <w:tab w:val="right" w:leader="dot" w:pos="9112"/>
            </w:tabs>
            <w:rPr>
              <w:noProof/>
              <w:kern w:val="2"/>
              <w:sz w:val="24"/>
              <w:szCs w:val="24"/>
              <w:lang w:val="fr-FR" w:eastAsia="fr-FR"/>
              <w14:ligatures w14:val="standardContextual"/>
            </w:rPr>
          </w:pPr>
          <w:hyperlink w:anchor="_Toc231291018" w:history="1">
            <w:r>
              <w:rPr>
                <w:rStyle w:val="Lienhypertexte"/>
                <w:noProof/>
                <w:lang w:val="fr-FR"/>
              </w:rPr>
              <w:t>1.1 Les anticorps-drogue conjugués : mécanisme d'action et essor clinique</w:t>
            </w:r>
            <w:r>
              <w:rPr>
                <w:noProof/>
                <w:webHidden/>
              </w:rPr>
              <w:tab/>
            </w:r>
            <w:r>
              <w:rPr>
                <w:noProof/>
                <w:webHidden/>
              </w:rPr>
              <w:fldChar w:fldCharType="begin"/>
            </w:r>
            <w:r>
              <w:rPr>
                <w:noProof/>
                <w:webHidden/>
              </w:rPr>
              <w:instrText xml:space="preserve"> PAGEREF _Toc231291018 \h </w:instrText>
            </w:r>
            <w:r>
              <w:rPr>
                <w:noProof/>
                <w:webHidden/>
              </w:rPr>
            </w:r>
            <w:r>
              <w:rPr>
                <w:noProof/>
                <w:webHidden/>
              </w:rPr>
              <w:fldChar w:fldCharType="separate"/>
            </w:r>
            <w:r w:rsidR="00BF3AB3">
              <w:rPr>
                <w:noProof/>
                <w:webHidden/>
              </w:rPr>
              <w:t>8</w:t>
            </w:r>
            <w:r>
              <w:rPr>
                <w:noProof/>
                <w:webHidden/>
              </w:rPr>
              <w:fldChar w:fldCharType="end"/>
            </w:r>
          </w:hyperlink>
        </w:p>
        <w:p w14:paraId="53BDED24" w14:textId="601CAC56" w:rsidR="003A6C69" w:rsidRDefault="003A6C69">
          <w:pPr>
            <w:pStyle w:val="TM2"/>
            <w:tabs>
              <w:tab w:val="right" w:leader="dot" w:pos="9112"/>
            </w:tabs>
            <w:rPr>
              <w:noProof/>
              <w:kern w:val="2"/>
              <w:sz w:val="24"/>
              <w:szCs w:val="24"/>
              <w:lang w:val="fr-FR" w:eastAsia="fr-FR"/>
              <w14:ligatures w14:val="standardContextual"/>
            </w:rPr>
          </w:pPr>
          <w:hyperlink w:anchor="_Toc231291019" w:history="1">
            <w:r>
              <w:rPr>
                <w:rStyle w:val="Lienhypertexte"/>
                <w:noProof/>
                <w:lang w:val="fr-FR"/>
              </w:rPr>
              <w:t>1.2 L'hématotoxicité comme toxicité dose-limitante</w:t>
            </w:r>
            <w:r>
              <w:rPr>
                <w:noProof/>
                <w:webHidden/>
              </w:rPr>
              <w:tab/>
            </w:r>
            <w:r>
              <w:rPr>
                <w:noProof/>
                <w:webHidden/>
              </w:rPr>
              <w:fldChar w:fldCharType="begin"/>
            </w:r>
            <w:r>
              <w:rPr>
                <w:noProof/>
                <w:webHidden/>
              </w:rPr>
              <w:instrText xml:space="preserve"> PAGEREF _Toc231291019 \h </w:instrText>
            </w:r>
            <w:r>
              <w:rPr>
                <w:noProof/>
                <w:webHidden/>
              </w:rPr>
            </w:r>
            <w:r>
              <w:rPr>
                <w:noProof/>
                <w:webHidden/>
              </w:rPr>
              <w:fldChar w:fldCharType="separate"/>
            </w:r>
            <w:r w:rsidR="00BF3AB3">
              <w:rPr>
                <w:noProof/>
                <w:webHidden/>
              </w:rPr>
              <w:t>8</w:t>
            </w:r>
            <w:r>
              <w:rPr>
                <w:noProof/>
                <w:webHidden/>
              </w:rPr>
              <w:fldChar w:fldCharType="end"/>
            </w:r>
          </w:hyperlink>
        </w:p>
        <w:p w14:paraId="383F5FDC" w14:textId="391C3751" w:rsidR="003A6C69" w:rsidRDefault="003A6C69">
          <w:pPr>
            <w:pStyle w:val="TM2"/>
            <w:tabs>
              <w:tab w:val="right" w:leader="dot" w:pos="9112"/>
            </w:tabs>
            <w:rPr>
              <w:noProof/>
              <w:kern w:val="2"/>
              <w:sz w:val="24"/>
              <w:szCs w:val="24"/>
              <w:lang w:val="fr-FR" w:eastAsia="fr-FR"/>
              <w14:ligatures w14:val="standardContextual"/>
            </w:rPr>
          </w:pPr>
          <w:hyperlink w:anchor="_Toc231291020" w:history="1">
            <w:r>
              <w:rPr>
                <w:rStyle w:val="Lienhypertexte"/>
                <w:noProof/>
                <w:lang w:val="fr-FR"/>
              </w:rPr>
              <w:t>1.3 La modélisation PK/PD dans le développement du médicament</w:t>
            </w:r>
            <w:r>
              <w:rPr>
                <w:noProof/>
                <w:webHidden/>
              </w:rPr>
              <w:tab/>
            </w:r>
            <w:r>
              <w:rPr>
                <w:noProof/>
                <w:webHidden/>
              </w:rPr>
              <w:fldChar w:fldCharType="begin"/>
            </w:r>
            <w:r>
              <w:rPr>
                <w:noProof/>
                <w:webHidden/>
              </w:rPr>
              <w:instrText xml:space="preserve"> PAGEREF _Toc231291020 \h </w:instrText>
            </w:r>
            <w:r>
              <w:rPr>
                <w:noProof/>
                <w:webHidden/>
              </w:rPr>
            </w:r>
            <w:r>
              <w:rPr>
                <w:noProof/>
                <w:webHidden/>
              </w:rPr>
              <w:fldChar w:fldCharType="separate"/>
            </w:r>
            <w:r w:rsidR="00BF3AB3">
              <w:rPr>
                <w:noProof/>
                <w:webHidden/>
              </w:rPr>
              <w:t>9</w:t>
            </w:r>
            <w:r>
              <w:rPr>
                <w:noProof/>
                <w:webHidden/>
              </w:rPr>
              <w:fldChar w:fldCharType="end"/>
            </w:r>
          </w:hyperlink>
        </w:p>
        <w:p w14:paraId="724D5655" w14:textId="1BCAA4AC" w:rsidR="003A6C69" w:rsidRDefault="003A6C69">
          <w:pPr>
            <w:pStyle w:val="TM2"/>
            <w:tabs>
              <w:tab w:val="right" w:leader="dot" w:pos="9112"/>
            </w:tabs>
            <w:rPr>
              <w:noProof/>
              <w:kern w:val="2"/>
              <w:sz w:val="24"/>
              <w:szCs w:val="24"/>
              <w:lang w:val="fr-FR" w:eastAsia="fr-FR"/>
              <w14:ligatures w14:val="standardContextual"/>
            </w:rPr>
          </w:pPr>
          <w:hyperlink w:anchor="_Toc231291021" w:history="1">
            <w:r>
              <w:rPr>
                <w:rStyle w:val="Lienhypertexte"/>
                <w:noProof/>
                <w:lang w:val="fr-FR"/>
              </w:rPr>
              <w:t>1.4 Objectifs du stage</w:t>
            </w:r>
            <w:r>
              <w:rPr>
                <w:noProof/>
                <w:webHidden/>
              </w:rPr>
              <w:tab/>
            </w:r>
            <w:r>
              <w:rPr>
                <w:noProof/>
                <w:webHidden/>
              </w:rPr>
              <w:fldChar w:fldCharType="begin"/>
            </w:r>
            <w:r>
              <w:rPr>
                <w:noProof/>
                <w:webHidden/>
              </w:rPr>
              <w:instrText xml:space="preserve"> PAGEREF _Toc231291021 \h </w:instrText>
            </w:r>
            <w:r>
              <w:rPr>
                <w:noProof/>
                <w:webHidden/>
              </w:rPr>
            </w:r>
            <w:r>
              <w:rPr>
                <w:noProof/>
                <w:webHidden/>
              </w:rPr>
              <w:fldChar w:fldCharType="separate"/>
            </w:r>
            <w:r w:rsidR="00BF3AB3">
              <w:rPr>
                <w:noProof/>
                <w:webHidden/>
              </w:rPr>
              <w:t>9</w:t>
            </w:r>
            <w:r>
              <w:rPr>
                <w:noProof/>
                <w:webHidden/>
              </w:rPr>
              <w:fldChar w:fldCharType="end"/>
            </w:r>
          </w:hyperlink>
        </w:p>
        <w:p w14:paraId="1BF5EBCC" w14:textId="5EB8C35C" w:rsidR="003A6C69" w:rsidRDefault="003A6C69">
          <w:pPr>
            <w:pStyle w:val="TM1"/>
            <w:tabs>
              <w:tab w:val="right" w:leader="dot" w:pos="9112"/>
            </w:tabs>
            <w:rPr>
              <w:noProof/>
              <w:kern w:val="2"/>
              <w:sz w:val="24"/>
              <w:szCs w:val="24"/>
              <w:lang w:val="fr-FR" w:eastAsia="fr-FR"/>
              <w14:ligatures w14:val="standardContextual"/>
            </w:rPr>
          </w:pPr>
          <w:hyperlink w:anchor="_Toc231291022" w:history="1">
            <w:r>
              <w:rPr>
                <w:rStyle w:val="Lienhypertexte"/>
                <w:noProof/>
                <w:lang w:val="fr-FR"/>
              </w:rPr>
              <w:t>II. Matériels &amp; Méthodes</w:t>
            </w:r>
            <w:r>
              <w:rPr>
                <w:noProof/>
                <w:webHidden/>
              </w:rPr>
              <w:tab/>
            </w:r>
            <w:r>
              <w:rPr>
                <w:noProof/>
                <w:webHidden/>
              </w:rPr>
              <w:fldChar w:fldCharType="begin"/>
            </w:r>
            <w:r>
              <w:rPr>
                <w:noProof/>
                <w:webHidden/>
              </w:rPr>
              <w:instrText xml:space="preserve"> PAGEREF _Toc231291022 \h </w:instrText>
            </w:r>
            <w:r>
              <w:rPr>
                <w:noProof/>
                <w:webHidden/>
              </w:rPr>
            </w:r>
            <w:r>
              <w:rPr>
                <w:noProof/>
                <w:webHidden/>
              </w:rPr>
              <w:fldChar w:fldCharType="separate"/>
            </w:r>
            <w:r w:rsidR="00BF3AB3">
              <w:rPr>
                <w:noProof/>
                <w:webHidden/>
              </w:rPr>
              <w:t>10</w:t>
            </w:r>
            <w:r>
              <w:rPr>
                <w:noProof/>
                <w:webHidden/>
              </w:rPr>
              <w:fldChar w:fldCharType="end"/>
            </w:r>
          </w:hyperlink>
        </w:p>
        <w:p w14:paraId="4463C0C2" w14:textId="75401EE8" w:rsidR="003A6C69" w:rsidRDefault="003A6C69">
          <w:pPr>
            <w:pStyle w:val="TM2"/>
            <w:tabs>
              <w:tab w:val="right" w:leader="dot" w:pos="9112"/>
            </w:tabs>
            <w:rPr>
              <w:noProof/>
              <w:kern w:val="2"/>
              <w:sz w:val="24"/>
              <w:szCs w:val="24"/>
              <w:lang w:val="fr-FR" w:eastAsia="fr-FR"/>
              <w14:ligatures w14:val="standardContextual"/>
            </w:rPr>
          </w:pPr>
          <w:hyperlink w:anchor="_Toc231291023" w:history="1">
            <w:r>
              <w:rPr>
                <w:rStyle w:val="Lienhypertexte"/>
                <w:noProof/>
                <w:lang w:val="fr-FR"/>
              </w:rPr>
              <w:t>2.1 Sources de données</w:t>
            </w:r>
            <w:r>
              <w:rPr>
                <w:noProof/>
                <w:webHidden/>
              </w:rPr>
              <w:tab/>
            </w:r>
            <w:r>
              <w:rPr>
                <w:noProof/>
                <w:webHidden/>
              </w:rPr>
              <w:fldChar w:fldCharType="begin"/>
            </w:r>
            <w:r>
              <w:rPr>
                <w:noProof/>
                <w:webHidden/>
              </w:rPr>
              <w:instrText xml:space="preserve"> PAGEREF _Toc231291023 \h </w:instrText>
            </w:r>
            <w:r>
              <w:rPr>
                <w:noProof/>
                <w:webHidden/>
              </w:rPr>
            </w:r>
            <w:r>
              <w:rPr>
                <w:noProof/>
                <w:webHidden/>
              </w:rPr>
              <w:fldChar w:fldCharType="separate"/>
            </w:r>
            <w:r w:rsidR="00BF3AB3">
              <w:rPr>
                <w:noProof/>
                <w:webHidden/>
              </w:rPr>
              <w:t>10</w:t>
            </w:r>
            <w:r>
              <w:rPr>
                <w:noProof/>
                <w:webHidden/>
              </w:rPr>
              <w:fldChar w:fldCharType="end"/>
            </w:r>
          </w:hyperlink>
        </w:p>
        <w:p w14:paraId="41E6AF8A" w14:textId="04B1F08D" w:rsidR="003A6C69" w:rsidRDefault="003A6C69">
          <w:pPr>
            <w:pStyle w:val="TM2"/>
            <w:tabs>
              <w:tab w:val="right" w:leader="dot" w:pos="9112"/>
            </w:tabs>
            <w:rPr>
              <w:noProof/>
              <w:kern w:val="2"/>
              <w:sz w:val="24"/>
              <w:szCs w:val="24"/>
              <w:lang w:val="fr-FR" w:eastAsia="fr-FR"/>
              <w14:ligatures w14:val="standardContextual"/>
            </w:rPr>
          </w:pPr>
          <w:hyperlink w:anchor="_Toc231291024" w:history="1">
            <w:r>
              <w:rPr>
                <w:rStyle w:val="Lienhypertexte"/>
                <w:noProof/>
                <w:lang w:val="fr-FR"/>
              </w:rPr>
              <w:t>2.1 Modèle structurel de l'hématopoïèse</w:t>
            </w:r>
            <w:r>
              <w:rPr>
                <w:noProof/>
                <w:webHidden/>
              </w:rPr>
              <w:tab/>
            </w:r>
            <w:r>
              <w:rPr>
                <w:noProof/>
                <w:webHidden/>
              </w:rPr>
              <w:fldChar w:fldCharType="begin"/>
            </w:r>
            <w:r>
              <w:rPr>
                <w:noProof/>
                <w:webHidden/>
              </w:rPr>
              <w:instrText xml:space="preserve"> PAGEREF _Toc231291024 \h </w:instrText>
            </w:r>
            <w:r>
              <w:rPr>
                <w:noProof/>
                <w:webHidden/>
              </w:rPr>
            </w:r>
            <w:r>
              <w:rPr>
                <w:noProof/>
                <w:webHidden/>
              </w:rPr>
              <w:fldChar w:fldCharType="separate"/>
            </w:r>
            <w:r w:rsidR="00BF3AB3">
              <w:rPr>
                <w:noProof/>
                <w:webHidden/>
              </w:rPr>
              <w:t>10</w:t>
            </w:r>
            <w:r>
              <w:rPr>
                <w:noProof/>
                <w:webHidden/>
              </w:rPr>
              <w:fldChar w:fldCharType="end"/>
            </w:r>
          </w:hyperlink>
        </w:p>
        <w:p w14:paraId="49E90B89" w14:textId="5BB7616B" w:rsidR="003A6C69" w:rsidRDefault="003A6C69">
          <w:pPr>
            <w:pStyle w:val="TM3"/>
            <w:tabs>
              <w:tab w:val="right" w:leader="dot" w:pos="9112"/>
            </w:tabs>
            <w:rPr>
              <w:noProof/>
              <w:kern w:val="2"/>
              <w:sz w:val="24"/>
              <w:szCs w:val="24"/>
              <w:lang w:val="fr-FR" w:eastAsia="fr-FR"/>
              <w14:ligatures w14:val="standardContextual"/>
            </w:rPr>
          </w:pPr>
          <w:hyperlink w:anchor="_Toc231291025" w:history="1">
            <w:r>
              <w:rPr>
                <w:rStyle w:val="Lienhypertexte"/>
                <w:noProof/>
                <w:lang w:val="fr-FR"/>
              </w:rPr>
              <w:t>2.1.1 Architecture compartimentale</w:t>
            </w:r>
            <w:r>
              <w:rPr>
                <w:noProof/>
                <w:webHidden/>
              </w:rPr>
              <w:tab/>
            </w:r>
            <w:r>
              <w:rPr>
                <w:noProof/>
                <w:webHidden/>
              </w:rPr>
              <w:fldChar w:fldCharType="begin"/>
            </w:r>
            <w:r>
              <w:rPr>
                <w:noProof/>
                <w:webHidden/>
              </w:rPr>
              <w:instrText xml:space="preserve"> PAGEREF _Toc231291025 \h </w:instrText>
            </w:r>
            <w:r>
              <w:rPr>
                <w:noProof/>
                <w:webHidden/>
              </w:rPr>
            </w:r>
            <w:r>
              <w:rPr>
                <w:noProof/>
                <w:webHidden/>
              </w:rPr>
              <w:fldChar w:fldCharType="separate"/>
            </w:r>
            <w:r w:rsidR="00BF3AB3">
              <w:rPr>
                <w:noProof/>
                <w:webHidden/>
              </w:rPr>
              <w:t>10</w:t>
            </w:r>
            <w:r>
              <w:rPr>
                <w:noProof/>
                <w:webHidden/>
              </w:rPr>
              <w:fldChar w:fldCharType="end"/>
            </w:r>
          </w:hyperlink>
        </w:p>
        <w:p w14:paraId="0C6C6EC6" w14:textId="79D4778E" w:rsidR="003A6C69" w:rsidRDefault="003A6C69">
          <w:pPr>
            <w:pStyle w:val="TM3"/>
            <w:tabs>
              <w:tab w:val="right" w:leader="dot" w:pos="9112"/>
            </w:tabs>
            <w:rPr>
              <w:noProof/>
              <w:kern w:val="2"/>
              <w:sz w:val="24"/>
              <w:szCs w:val="24"/>
              <w:lang w:val="fr-FR" w:eastAsia="fr-FR"/>
              <w14:ligatures w14:val="standardContextual"/>
            </w:rPr>
          </w:pPr>
          <w:hyperlink w:anchor="_Toc231291026" w:history="1">
            <w:r>
              <w:rPr>
                <w:rStyle w:val="Lienhypertexte"/>
                <w:noProof/>
                <w:lang w:val="fr-FR"/>
              </w:rPr>
              <w:t>2.1.2 Équations différentielles</w:t>
            </w:r>
            <w:r>
              <w:rPr>
                <w:noProof/>
                <w:webHidden/>
              </w:rPr>
              <w:tab/>
            </w:r>
            <w:r>
              <w:rPr>
                <w:noProof/>
                <w:webHidden/>
              </w:rPr>
              <w:fldChar w:fldCharType="begin"/>
            </w:r>
            <w:r>
              <w:rPr>
                <w:noProof/>
                <w:webHidden/>
              </w:rPr>
              <w:instrText xml:space="preserve"> PAGEREF _Toc231291026 \h </w:instrText>
            </w:r>
            <w:r>
              <w:rPr>
                <w:noProof/>
                <w:webHidden/>
              </w:rPr>
            </w:r>
            <w:r>
              <w:rPr>
                <w:noProof/>
                <w:webHidden/>
              </w:rPr>
              <w:fldChar w:fldCharType="separate"/>
            </w:r>
            <w:r w:rsidR="00BF3AB3">
              <w:rPr>
                <w:noProof/>
                <w:webHidden/>
              </w:rPr>
              <w:t>11</w:t>
            </w:r>
            <w:r>
              <w:rPr>
                <w:noProof/>
                <w:webHidden/>
              </w:rPr>
              <w:fldChar w:fldCharType="end"/>
            </w:r>
          </w:hyperlink>
        </w:p>
        <w:p w14:paraId="36E259E7" w14:textId="2351E330" w:rsidR="003A6C69" w:rsidRDefault="003A6C69">
          <w:pPr>
            <w:pStyle w:val="TM2"/>
            <w:tabs>
              <w:tab w:val="right" w:leader="dot" w:pos="9112"/>
            </w:tabs>
            <w:rPr>
              <w:noProof/>
              <w:kern w:val="2"/>
              <w:sz w:val="24"/>
              <w:szCs w:val="24"/>
              <w:lang w:val="fr-FR" w:eastAsia="fr-FR"/>
              <w14:ligatures w14:val="standardContextual"/>
            </w:rPr>
          </w:pPr>
          <w:hyperlink w:anchor="_Toc231291027" w:history="1">
            <w:r>
              <w:rPr>
                <w:rStyle w:val="Lienhypertexte"/>
                <w:noProof/>
                <w:lang w:val="fr-FR"/>
              </w:rPr>
              <w:t>2.2 Modèle d'effet du médicament</w:t>
            </w:r>
            <w:r>
              <w:rPr>
                <w:noProof/>
                <w:webHidden/>
              </w:rPr>
              <w:tab/>
            </w:r>
            <w:r>
              <w:rPr>
                <w:noProof/>
                <w:webHidden/>
              </w:rPr>
              <w:fldChar w:fldCharType="begin"/>
            </w:r>
            <w:r>
              <w:rPr>
                <w:noProof/>
                <w:webHidden/>
              </w:rPr>
              <w:instrText xml:space="preserve"> PAGEREF _Toc231291027 \h </w:instrText>
            </w:r>
            <w:r>
              <w:rPr>
                <w:noProof/>
                <w:webHidden/>
              </w:rPr>
            </w:r>
            <w:r>
              <w:rPr>
                <w:noProof/>
                <w:webHidden/>
              </w:rPr>
              <w:fldChar w:fldCharType="separate"/>
            </w:r>
            <w:r w:rsidR="00BF3AB3">
              <w:rPr>
                <w:noProof/>
                <w:webHidden/>
              </w:rPr>
              <w:t>11</w:t>
            </w:r>
            <w:r>
              <w:rPr>
                <w:noProof/>
                <w:webHidden/>
              </w:rPr>
              <w:fldChar w:fldCharType="end"/>
            </w:r>
          </w:hyperlink>
        </w:p>
        <w:p w14:paraId="249FC0B2" w14:textId="23A56BE4" w:rsidR="003A6C69" w:rsidRDefault="003A6C69">
          <w:pPr>
            <w:pStyle w:val="TM3"/>
            <w:tabs>
              <w:tab w:val="right" w:leader="dot" w:pos="9112"/>
            </w:tabs>
            <w:rPr>
              <w:noProof/>
              <w:kern w:val="2"/>
              <w:sz w:val="24"/>
              <w:szCs w:val="24"/>
              <w:lang w:val="fr-FR" w:eastAsia="fr-FR"/>
              <w14:ligatures w14:val="standardContextual"/>
            </w:rPr>
          </w:pPr>
          <w:hyperlink w:anchor="_Toc231291028" w:history="1">
            <w:r>
              <w:rPr>
                <w:rStyle w:val="Lienhypertexte"/>
                <w:noProof/>
                <w:lang w:val="fr-FR"/>
              </w:rPr>
              <w:t>2.2.1 Équation de dommage</w:t>
            </w:r>
            <w:r>
              <w:rPr>
                <w:noProof/>
                <w:webHidden/>
              </w:rPr>
              <w:tab/>
            </w:r>
            <w:r>
              <w:rPr>
                <w:noProof/>
                <w:webHidden/>
              </w:rPr>
              <w:fldChar w:fldCharType="begin"/>
            </w:r>
            <w:r>
              <w:rPr>
                <w:noProof/>
                <w:webHidden/>
              </w:rPr>
              <w:instrText xml:space="preserve"> PAGEREF _Toc231291028 \h </w:instrText>
            </w:r>
            <w:r>
              <w:rPr>
                <w:noProof/>
                <w:webHidden/>
              </w:rPr>
            </w:r>
            <w:r>
              <w:rPr>
                <w:noProof/>
                <w:webHidden/>
              </w:rPr>
              <w:fldChar w:fldCharType="separate"/>
            </w:r>
            <w:r w:rsidR="00BF3AB3">
              <w:rPr>
                <w:noProof/>
                <w:webHidden/>
              </w:rPr>
              <w:t>11</w:t>
            </w:r>
            <w:r>
              <w:rPr>
                <w:noProof/>
                <w:webHidden/>
              </w:rPr>
              <w:fldChar w:fldCharType="end"/>
            </w:r>
          </w:hyperlink>
        </w:p>
        <w:p w14:paraId="1FB034F9" w14:textId="40AED8A8" w:rsidR="003A6C69" w:rsidRDefault="003A6C69">
          <w:pPr>
            <w:pStyle w:val="TM3"/>
            <w:tabs>
              <w:tab w:val="right" w:leader="dot" w:pos="9112"/>
            </w:tabs>
            <w:rPr>
              <w:noProof/>
              <w:kern w:val="2"/>
              <w:sz w:val="24"/>
              <w:szCs w:val="24"/>
              <w:lang w:val="fr-FR" w:eastAsia="fr-FR"/>
              <w14:ligatures w14:val="standardContextual"/>
            </w:rPr>
          </w:pPr>
          <w:hyperlink w:anchor="_Toc231291029" w:history="1">
            <w:r>
              <w:rPr>
                <w:rStyle w:val="Lienhypertexte"/>
                <w:noProof/>
                <w:lang w:val="fr-FR"/>
              </w:rPr>
              <w:t>2.2.2 Inhibition de la prolifération</w:t>
            </w:r>
            <w:r>
              <w:rPr>
                <w:noProof/>
                <w:webHidden/>
              </w:rPr>
              <w:tab/>
            </w:r>
            <w:r>
              <w:rPr>
                <w:noProof/>
                <w:webHidden/>
              </w:rPr>
              <w:fldChar w:fldCharType="begin"/>
            </w:r>
            <w:r>
              <w:rPr>
                <w:noProof/>
                <w:webHidden/>
              </w:rPr>
              <w:instrText xml:space="preserve"> PAGEREF _Toc231291029 \h </w:instrText>
            </w:r>
            <w:r>
              <w:rPr>
                <w:noProof/>
                <w:webHidden/>
              </w:rPr>
            </w:r>
            <w:r>
              <w:rPr>
                <w:noProof/>
                <w:webHidden/>
              </w:rPr>
              <w:fldChar w:fldCharType="separate"/>
            </w:r>
            <w:r w:rsidR="00BF3AB3">
              <w:rPr>
                <w:noProof/>
                <w:webHidden/>
              </w:rPr>
              <w:t>12</w:t>
            </w:r>
            <w:r>
              <w:rPr>
                <w:noProof/>
                <w:webHidden/>
              </w:rPr>
              <w:fldChar w:fldCharType="end"/>
            </w:r>
          </w:hyperlink>
        </w:p>
        <w:p w14:paraId="45ECF2CC" w14:textId="15863A16" w:rsidR="003A6C69" w:rsidRDefault="003A6C69">
          <w:pPr>
            <w:pStyle w:val="TM2"/>
            <w:tabs>
              <w:tab w:val="right" w:leader="dot" w:pos="9112"/>
            </w:tabs>
            <w:rPr>
              <w:noProof/>
              <w:kern w:val="2"/>
              <w:sz w:val="24"/>
              <w:szCs w:val="24"/>
              <w:lang w:val="fr-FR" w:eastAsia="fr-FR"/>
              <w14:ligatures w14:val="standardContextual"/>
            </w:rPr>
          </w:pPr>
          <w:hyperlink w:anchor="_Toc231291030" w:history="1">
            <w:r>
              <w:rPr>
                <w:rStyle w:val="Lienhypertexte"/>
                <w:noProof/>
                <w:lang w:val="fr-FR"/>
              </w:rPr>
              <w:t>2.3 Modèle pharmacocinétique</w:t>
            </w:r>
            <w:r>
              <w:rPr>
                <w:noProof/>
                <w:webHidden/>
              </w:rPr>
              <w:tab/>
            </w:r>
            <w:r>
              <w:rPr>
                <w:noProof/>
                <w:webHidden/>
              </w:rPr>
              <w:fldChar w:fldCharType="begin"/>
            </w:r>
            <w:r>
              <w:rPr>
                <w:noProof/>
                <w:webHidden/>
              </w:rPr>
              <w:instrText xml:space="preserve"> PAGEREF _Toc231291030 \h </w:instrText>
            </w:r>
            <w:r>
              <w:rPr>
                <w:noProof/>
                <w:webHidden/>
              </w:rPr>
            </w:r>
            <w:r>
              <w:rPr>
                <w:noProof/>
                <w:webHidden/>
              </w:rPr>
              <w:fldChar w:fldCharType="separate"/>
            </w:r>
            <w:r w:rsidR="00BF3AB3">
              <w:rPr>
                <w:noProof/>
                <w:webHidden/>
              </w:rPr>
              <w:t>12</w:t>
            </w:r>
            <w:r>
              <w:rPr>
                <w:noProof/>
                <w:webHidden/>
              </w:rPr>
              <w:fldChar w:fldCharType="end"/>
            </w:r>
          </w:hyperlink>
        </w:p>
        <w:p w14:paraId="2E2B5ABF" w14:textId="06E3343D" w:rsidR="003A6C69" w:rsidRDefault="003A6C69">
          <w:pPr>
            <w:pStyle w:val="TM3"/>
            <w:tabs>
              <w:tab w:val="right" w:leader="dot" w:pos="9112"/>
            </w:tabs>
            <w:rPr>
              <w:noProof/>
              <w:kern w:val="2"/>
              <w:sz w:val="24"/>
              <w:szCs w:val="24"/>
              <w:lang w:val="fr-FR" w:eastAsia="fr-FR"/>
              <w14:ligatures w14:val="standardContextual"/>
            </w:rPr>
          </w:pPr>
          <w:hyperlink w:anchor="_Toc231291031" w:history="1">
            <w:r>
              <w:rPr>
                <w:rStyle w:val="Lienhypertexte"/>
                <w:noProof/>
                <w:lang w:val="fr-FR"/>
              </w:rPr>
              <w:t>2.3.0 Analyse non-compartimentale (NCA) — initialisation des paramètres</w:t>
            </w:r>
            <w:r>
              <w:rPr>
                <w:noProof/>
                <w:webHidden/>
              </w:rPr>
              <w:tab/>
            </w:r>
            <w:r>
              <w:rPr>
                <w:noProof/>
                <w:webHidden/>
              </w:rPr>
              <w:fldChar w:fldCharType="begin"/>
            </w:r>
            <w:r>
              <w:rPr>
                <w:noProof/>
                <w:webHidden/>
              </w:rPr>
              <w:instrText xml:space="preserve"> PAGEREF _Toc231291031 \h </w:instrText>
            </w:r>
            <w:r>
              <w:rPr>
                <w:noProof/>
                <w:webHidden/>
              </w:rPr>
            </w:r>
            <w:r>
              <w:rPr>
                <w:noProof/>
                <w:webHidden/>
              </w:rPr>
              <w:fldChar w:fldCharType="separate"/>
            </w:r>
            <w:r w:rsidR="00BF3AB3">
              <w:rPr>
                <w:noProof/>
                <w:webHidden/>
              </w:rPr>
              <w:t>12</w:t>
            </w:r>
            <w:r>
              <w:rPr>
                <w:noProof/>
                <w:webHidden/>
              </w:rPr>
              <w:fldChar w:fldCharType="end"/>
            </w:r>
          </w:hyperlink>
        </w:p>
        <w:p w14:paraId="504514AC" w14:textId="5428257D" w:rsidR="003A6C69" w:rsidRDefault="003A6C69">
          <w:pPr>
            <w:pStyle w:val="TM3"/>
            <w:tabs>
              <w:tab w:val="right" w:leader="dot" w:pos="9112"/>
            </w:tabs>
            <w:rPr>
              <w:noProof/>
              <w:kern w:val="2"/>
              <w:sz w:val="24"/>
              <w:szCs w:val="24"/>
              <w:lang w:val="fr-FR" w:eastAsia="fr-FR"/>
              <w14:ligatures w14:val="standardContextual"/>
            </w:rPr>
          </w:pPr>
          <w:hyperlink w:anchor="_Toc231291032" w:history="1">
            <w:r>
              <w:rPr>
                <w:rStyle w:val="Lienhypertexte"/>
                <w:noProof/>
                <w:lang w:val="fr-FR"/>
              </w:rPr>
              <w:t>2.3.1 Équations structurelles</w:t>
            </w:r>
            <w:r>
              <w:rPr>
                <w:noProof/>
                <w:webHidden/>
              </w:rPr>
              <w:tab/>
            </w:r>
            <w:r>
              <w:rPr>
                <w:noProof/>
                <w:webHidden/>
              </w:rPr>
              <w:fldChar w:fldCharType="begin"/>
            </w:r>
            <w:r>
              <w:rPr>
                <w:noProof/>
                <w:webHidden/>
              </w:rPr>
              <w:instrText xml:space="preserve"> PAGEREF _Toc231291032 \h </w:instrText>
            </w:r>
            <w:r>
              <w:rPr>
                <w:noProof/>
                <w:webHidden/>
              </w:rPr>
            </w:r>
            <w:r>
              <w:rPr>
                <w:noProof/>
                <w:webHidden/>
              </w:rPr>
              <w:fldChar w:fldCharType="separate"/>
            </w:r>
            <w:r w:rsidR="00BF3AB3">
              <w:rPr>
                <w:noProof/>
                <w:webHidden/>
              </w:rPr>
              <w:t>13</w:t>
            </w:r>
            <w:r>
              <w:rPr>
                <w:noProof/>
                <w:webHidden/>
              </w:rPr>
              <w:fldChar w:fldCharType="end"/>
            </w:r>
          </w:hyperlink>
        </w:p>
        <w:p w14:paraId="0536E8AC" w14:textId="7DDD89ED" w:rsidR="003A6C69" w:rsidRDefault="003A6C69">
          <w:pPr>
            <w:pStyle w:val="TM3"/>
            <w:tabs>
              <w:tab w:val="right" w:leader="dot" w:pos="9112"/>
            </w:tabs>
            <w:rPr>
              <w:noProof/>
              <w:kern w:val="2"/>
              <w:sz w:val="24"/>
              <w:szCs w:val="24"/>
              <w:lang w:val="fr-FR" w:eastAsia="fr-FR"/>
              <w14:ligatures w14:val="standardContextual"/>
            </w:rPr>
          </w:pPr>
          <w:hyperlink w:anchor="_Toc231291033" w:history="1">
            <w:r>
              <w:rPr>
                <w:rStyle w:val="Lienhypertexte"/>
                <w:noProof/>
                <w:lang w:val="fr-FR"/>
              </w:rPr>
              <w:t>2.3.2 Ajustement individuel par optimisation</w:t>
            </w:r>
            <w:r>
              <w:rPr>
                <w:noProof/>
                <w:webHidden/>
              </w:rPr>
              <w:tab/>
            </w:r>
            <w:r>
              <w:rPr>
                <w:noProof/>
                <w:webHidden/>
              </w:rPr>
              <w:fldChar w:fldCharType="begin"/>
            </w:r>
            <w:r>
              <w:rPr>
                <w:noProof/>
                <w:webHidden/>
              </w:rPr>
              <w:instrText xml:space="preserve"> PAGEREF _Toc231291033 \h </w:instrText>
            </w:r>
            <w:r>
              <w:rPr>
                <w:noProof/>
                <w:webHidden/>
              </w:rPr>
            </w:r>
            <w:r>
              <w:rPr>
                <w:noProof/>
                <w:webHidden/>
              </w:rPr>
              <w:fldChar w:fldCharType="separate"/>
            </w:r>
            <w:r w:rsidR="00BF3AB3">
              <w:rPr>
                <w:noProof/>
                <w:webHidden/>
              </w:rPr>
              <w:t>13</w:t>
            </w:r>
            <w:r>
              <w:rPr>
                <w:noProof/>
                <w:webHidden/>
              </w:rPr>
              <w:fldChar w:fldCharType="end"/>
            </w:r>
          </w:hyperlink>
        </w:p>
        <w:p w14:paraId="2688CE53" w14:textId="06C8FE6F" w:rsidR="003A6C69" w:rsidRDefault="003A6C69">
          <w:pPr>
            <w:pStyle w:val="TM2"/>
            <w:tabs>
              <w:tab w:val="right" w:leader="dot" w:pos="9112"/>
            </w:tabs>
            <w:rPr>
              <w:noProof/>
              <w:kern w:val="2"/>
              <w:sz w:val="24"/>
              <w:szCs w:val="24"/>
              <w:lang w:val="fr-FR" w:eastAsia="fr-FR"/>
              <w14:ligatures w14:val="standardContextual"/>
            </w:rPr>
          </w:pPr>
          <w:hyperlink w:anchor="_Toc231291034" w:history="1">
            <w:r>
              <w:rPr>
                <w:rStyle w:val="Lienhypertexte"/>
                <w:noProof/>
                <w:lang w:val="fr-FR"/>
              </w:rPr>
              <w:t>2.4 Simulation de population virtuelle</w:t>
            </w:r>
            <w:r>
              <w:rPr>
                <w:noProof/>
                <w:webHidden/>
              </w:rPr>
              <w:tab/>
            </w:r>
            <w:r>
              <w:rPr>
                <w:noProof/>
                <w:webHidden/>
              </w:rPr>
              <w:fldChar w:fldCharType="begin"/>
            </w:r>
            <w:r>
              <w:rPr>
                <w:noProof/>
                <w:webHidden/>
              </w:rPr>
              <w:instrText xml:space="preserve"> PAGEREF _Toc231291034 \h </w:instrText>
            </w:r>
            <w:r>
              <w:rPr>
                <w:noProof/>
                <w:webHidden/>
              </w:rPr>
            </w:r>
            <w:r>
              <w:rPr>
                <w:noProof/>
                <w:webHidden/>
              </w:rPr>
              <w:fldChar w:fldCharType="separate"/>
            </w:r>
            <w:r w:rsidR="00BF3AB3">
              <w:rPr>
                <w:noProof/>
                <w:webHidden/>
              </w:rPr>
              <w:t>15</w:t>
            </w:r>
            <w:r>
              <w:rPr>
                <w:noProof/>
                <w:webHidden/>
              </w:rPr>
              <w:fldChar w:fldCharType="end"/>
            </w:r>
          </w:hyperlink>
        </w:p>
        <w:p w14:paraId="696016B3" w14:textId="3DFACEF4" w:rsidR="003A6C69" w:rsidRDefault="003A6C69">
          <w:pPr>
            <w:pStyle w:val="TM2"/>
            <w:tabs>
              <w:tab w:val="right" w:leader="dot" w:pos="9112"/>
            </w:tabs>
            <w:rPr>
              <w:noProof/>
              <w:kern w:val="2"/>
              <w:sz w:val="24"/>
              <w:szCs w:val="24"/>
              <w:lang w:val="fr-FR" w:eastAsia="fr-FR"/>
              <w14:ligatures w14:val="standardContextual"/>
            </w:rPr>
          </w:pPr>
          <w:hyperlink w:anchor="_Toc231291035" w:history="1">
            <w:r>
              <w:rPr>
                <w:rStyle w:val="Lienhypertexte"/>
                <w:noProof/>
                <w:lang w:val="fr-FR"/>
              </w:rPr>
              <w:t>2.5 Évaluation de la performance prédictive</w:t>
            </w:r>
            <w:r>
              <w:rPr>
                <w:noProof/>
                <w:webHidden/>
              </w:rPr>
              <w:tab/>
            </w:r>
            <w:r>
              <w:rPr>
                <w:noProof/>
                <w:webHidden/>
              </w:rPr>
              <w:fldChar w:fldCharType="begin"/>
            </w:r>
            <w:r>
              <w:rPr>
                <w:noProof/>
                <w:webHidden/>
              </w:rPr>
              <w:instrText xml:space="preserve"> PAGEREF _Toc231291035 \h </w:instrText>
            </w:r>
            <w:r>
              <w:rPr>
                <w:noProof/>
                <w:webHidden/>
              </w:rPr>
            </w:r>
            <w:r>
              <w:rPr>
                <w:noProof/>
                <w:webHidden/>
              </w:rPr>
              <w:fldChar w:fldCharType="separate"/>
            </w:r>
            <w:r w:rsidR="00BF3AB3">
              <w:rPr>
                <w:noProof/>
                <w:webHidden/>
              </w:rPr>
              <w:t>16</w:t>
            </w:r>
            <w:r>
              <w:rPr>
                <w:noProof/>
                <w:webHidden/>
              </w:rPr>
              <w:fldChar w:fldCharType="end"/>
            </w:r>
          </w:hyperlink>
        </w:p>
        <w:p w14:paraId="2653B4FC" w14:textId="1DA67B4C" w:rsidR="003A6C69" w:rsidRDefault="003A6C69">
          <w:pPr>
            <w:pStyle w:val="TM3"/>
            <w:tabs>
              <w:tab w:val="right" w:leader="dot" w:pos="9112"/>
            </w:tabs>
            <w:rPr>
              <w:noProof/>
              <w:kern w:val="2"/>
              <w:sz w:val="24"/>
              <w:szCs w:val="24"/>
              <w:lang w:val="fr-FR" w:eastAsia="fr-FR"/>
              <w14:ligatures w14:val="standardContextual"/>
            </w:rPr>
          </w:pPr>
          <w:hyperlink w:anchor="_Toc231291036" w:history="1">
            <w:r>
              <w:rPr>
                <w:rStyle w:val="Lienhypertexte"/>
                <w:noProof/>
                <w:lang w:val="fr-FR"/>
              </w:rPr>
              <w:t>Intervalles de confiance de Wilson</w:t>
            </w:r>
            <w:r>
              <w:rPr>
                <w:noProof/>
                <w:webHidden/>
              </w:rPr>
              <w:tab/>
            </w:r>
            <w:r>
              <w:rPr>
                <w:noProof/>
                <w:webHidden/>
              </w:rPr>
              <w:fldChar w:fldCharType="begin"/>
            </w:r>
            <w:r>
              <w:rPr>
                <w:noProof/>
                <w:webHidden/>
              </w:rPr>
              <w:instrText xml:space="preserve"> PAGEREF _Toc231291036 \h </w:instrText>
            </w:r>
            <w:r>
              <w:rPr>
                <w:noProof/>
                <w:webHidden/>
              </w:rPr>
            </w:r>
            <w:r>
              <w:rPr>
                <w:noProof/>
                <w:webHidden/>
              </w:rPr>
              <w:fldChar w:fldCharType="separate"/>
            </w:r>
            <w:r w:rsidR="00BF3AB3">
              <w:rPr>
                <w:noProof/>
                <w:webHidden/>
              </w:rPr>
              <w:t>16</w:t>
            </w:r>
            <w:r>
              <w:rPr>
                <w:noProof/>
                <w:webHidden/>
              </w:rPr>
              <w:fldChar w:fldCharType="end"/>
            </w:r>
          </w:hyperlink>
        </w:p>
        <w:p w14:paraId="7452E6DC" w14:textId="45535992" w:rsidR="003A6C69" w:rsidRDefault="003A6C69">
          <w:pPr>
            <w:pStyle w:val="TM3"/>
            <w:tabs>
              <w:tab w:val="right" w:leader="dot" w:pos="9112"/>
            </w:tabs>
            <w:rPr>
              <w:noProof/>
              <w:kern w:val="2"/>
              <w:sz w:val="24"/>
              <w:szCs w:val="24"/>
              <w:lang w:val="fr-FR" w:eastAsia="fr-FR"/>
              <w14:ligatures w14:val="standardContextual"/>
            </w:rPr>
          </w:pPr>
          <w:hyperlink w:anchor="_Toc231291037" w:history="1">
            <w:r>
              <w:rPr>
                <w:rStyle w:val="Lienhypertexte"/>
                <w:noProof/>
                <w:lang w:val="fr-FR"/>
              </w:rPr>
              <w:t>Métriques d'erreur : RMSE et MAE</w:t>
            </w:r>
            <w:r>
              <w:rPr>
                <w:noProof/>
                <w:webHidden/>
              </w:rPr>
              <w:tab/>
            </w:r>
            <w:r>
              <w:rPr>
                <w:noProof/>
                <w:webHidden/>
              </w:rPr>
              <w:fldChar w:fldCharType="begin"/>
            </w:r>
            <w:r>
              <w:rPr>
                <w:noProof/>
                <w:webHidden/>
              </w:rPr>
              <w:instrText xml:space="preserve"> PAGEREF _Toc231291037 \h </w:instrText>
            </w:r>
            <w:r>
              <w:rPr>
                <w:noProof/>
                <w:webHidden/>
              </w:rPr>
            </w:r>
            <w:r>
              <w:rPr>
                <w:noProof/>
                <w:webHidden/>
              </w:rPr>
              <w:fldChar w:fldCharType="separate"/>
            </w:r>
            <w:r w:rsidR="00BF3AB3">
              <w:rPr>
                <w:noProof/>
                <w:webHidden/>
              </w:rPr>
              <w:t>17</w:t>
            </w:r>
            <w:r>
              <w:rPr>
                <w:noProof/>
                <w:webHidden/>
              </w:rPr>
              <w:fldChar w:fldCharType="end"/>
            </w:r>
          </w:hyperlink>
        </w:p>
        <w:p w14:paraId="2B6F726B" w14:textId="1F97DF2E" w:rsidR="003A6C69" w:rsidRDefault="003A6C69">
          <w:pPr>
            <w:pStyle w:val="TM3"/>
            <w:tabs>
              <w:tab w:val="right" w:leader="dot" w:pos="9112"/>
            </w:tabs>
            <w:rPr>
              <w:noProof/>
              <w:kern w:val="2"/>
              <w:sz w:val="24"/>
              <w:szCs w:val="24"/>
              <w:lang w:val="fr-FR" w:eastAsia="fr-FR"/>
              <w14:ligatures w14:val="standardContextual"/>
            </w:rPr>
          </w:pPr>
          <w:hyperlink w:anchor="_Toc231291038" w:history="1">
            <w:r>
              <w:rPr>
                <w:rStyle w:val="Lienhypertexte"/>
                <w:noProof/>
                <w:lang w:val="fr-FR"/>
              </w:rPr>
              <w:t>Graphique de calibration</w:t>
            </w:r>
            <w:r>
              <w:rPr>
                <w:noProof/>
                <w:webHidden/>
              </w:rPr>
              <w:tab/>
            </w:r>
            <w:r>
              <w:rPr>
                <w:noProof/>
                <w:webHidden/>
              </w:rPr>
              <w:fldChar w:fldCharType="begin"/>
            </w:r>
            <w:r>
              <w:rPr>
                <w:noProof/>
                <w:webHidden/>
              </w:rPr>
              <w:instrText xml:space="preserve"> PAGEREF _Toc231291038 \h </w:instrText>
            </w:r>
            <w:r>
              <w:rPr>
                <w:noProof/>
                <w:webHidden/>
              </w:rPr>
            </w:r>
            <w:r>
              <w:rPr>
                <w:noProof/>
                <w:webHidden/>
              </w:rPr>
              <w:fldChar w:fldCharType="separate"/>
            </w:r>
            <w:r w:rsidR="00BF3AB3">
              <w:rPr>
                <w:noProof/>
                <w:webHidden/>
              </w:rPr>
              <w:t>17</w:t>
            </w:r>
            <w:r>
              <w:rPr>
                <w:noProof/>
                <w:webHidden/>
              </w:rPr>
              <w:fldChar w:fldCharType="end"/>
            </w:r>
          </w:hyperlink>
        </w:p>
        <w:p w14:paraId="6D854D4F" w14:textId="63FACE2C" w:rsidR="003A6C69" w:rsidRDefault="003A6C69">
          <w:pPr>
            <w:pStyle w:val="TM3"/>
            <w:tabs>
              <w:tab w:val="right" w:leader="dot" w:pos="9112"/>
            </w:tabs>
            <w:rPr>
              <w:noProof/>
              <w:kern w:val="2"/>
              <w:sz w:val="24"/>
              <w:szCs w:val="24"/>
              <w:lang w:val="fr-FR" w:eastAsia="fr-FR"/>
              <w14:ligatures w14:val="standardContextual"/>
            </w:rPr>
          </w:pPr>
          <w:hyperlink w:anchor="_Toc231291039" w:history="1">
            <w:r>
              <w:rPr>
                <w:rStyle w:val="Lienhypertexte"/>
                <w:noProof/>
                <w:lang w:val="fr-FR"/>
              </w:rPr>
              <w:t>Analyse de sensibilité paramétrique</w:t>
            </w:r>
            <w:r>
              <w:rPr>
                <w:noProof/>
                <w:webHidden/>
              </w:rPr>
              <w:tab/>
            </w:r>
            <w:r>
              <w:rPr>
                <w:noProof/>
                <w:webHidden/>
              </w:rPr>
              <w:fldChar w:fldCharType="begin"/>
            </w:r>
            <w:r>
              <w:rPr>
                <w:noProof/>
                <w:webHidden/>
              </w:rPr>
              <w:instrText xml:space="preserve"> PAGEREF _Toc231291039 \h </w:instrText>
            </w:r>
            <w:r>
              <w:rPr>
                <w:noProof/>
                <w:webHidden/>
              </w:rPr>
            </w:r>
            <w:r>
              <w:rPr>
                <w:noProof/>
                <w:webHidden/>
              </w:rPr>
              <w:fldChar w:fldCharType="separate"/>
            </w:r>
            <w:r w:rsidR="00BF3AB3">
              <w:rPr>
                <w:noProof/>
                <w:webHidden/>
              </w:rPr>
              <w:t>17</w:t>
            </w:r>
            <w:r>
              <w:rPr>
                <w:noProof/>
                <w:webHidden/>
              </w:rPr>
              <w:fldChar w:fldCharType="end"/>
            </w:r>
          </w:hyperlink>
        </w:p>
        <w:p w14:paraId="2DF3B2C2" w14:textId="008CA8FA" w:rsidR="003A6C69" w:rsidRDefault="003A6C69">
          <w:pPr>
            <w:pStyle w:val="TM2"/>
            <w:tabs>
              <w:tab w:val="right" w:leader="dot" w:pos="9112"/>
            </w:tabs>
            <w:rPr>
              <w:noProof/>
              <w:kern w:val="2"/>
              <w:sz w:val="24"/>
              <w:szCs w:val="24"/>
              <w:lang w:val="fr-FR" w:eastAsia="fr-FR"/>
              <w14:ligatures w14:val="standardContextual"/>
            </w:rPr>
          </w:pPr>
          <w:hyperlink w:anchor="_Toc231291040" w:history="1">
            <w:r>
              <w:rPr>
                <w:rStyle w:val="Lienhypertexte"/>
                <w:noProof/>
                <w:lang w:val="fr-FR"/>
              </w:rPr>
              <w:t>2.6 Grading CTCAE v5</w:t>
            </w:r>
            <w:r>
              <w:rPr>
                <w:noProof/>
                <w:webHidden/>
              </w:rPr>
              <w:tab/>
            </w:r>
            <w:r>
              <w:rPr>
                <w:noProof/>
                <w:webHidden/>
              </w:rPr>
              <w:fldChar w:fldCharType="begin"/>
            </w:r>
            <w:r>
              <w:rPr>
                <w:noProof/>
                <w:webHidden/>
              </w:rPr>
              <w:instrText xml:space="preserve"> PAGEREF _Toc231291040 \h </w:instrText>
            </w:r>
            <w:r>
              <w:rPr>
                <w:noProof/>
                <w:webHidden/>
              </w:rPr>
            </w:r>
            <w:r>
              <w:rPr>
                <w:noProof/>
                <w:webHidden/>
              </w:rPr>
              <w:fldChar w:fldCharType="separate"/>
            </w:r>
            <w:r w:rsidR="00BF3AB3">
              <w:rPr>
                <w:noProof/>
                <w:webHidden/>
              </w:rPr>
              <w:t>18</w:t>
            </w:r>
            <w:r>
              <w:rPr>
                <w:noProof/>
                <w:webHidden/>
              </w:rPr>
              <w:fldChar w:fldCharType="end"/>
            </w:r>
          </w:hyperlink>
        </w:p>
        <w:p w14:paraId="791D750B" w14:textId="6C861A75" w:rsidR="003A6C69" w:rsidRDefault="003A6C69">
          <w:pPr>
            <w:pStyle w:val="TM2"/>
            <w:tabs>
              <w:tab w:val="right" w:leader="dot" w:pos="9112"/>
            </w:tabs>
            <w:rPr>
              <w:noProof/>
              <w:kern w:val="2"/>
              <w:sz w:val="24"/>
              <w:szCs w:val="24"/>
              <w:lang w:val="fr-FR" w:eastAsia="fr-FR"/>
              <w14:ligatures w14:val="standardContextual"/>
            </w:rPr>
          </w:pPr>
          <w:hyperlink w:anchor="_Toc231291041" w:history="1">
            <w:r>
              <w:rPr>
                <w:rStyle w:val="Lienhypertexte"/>
                <w:noProof/>
                <w:lang w:val="fr-FR"/>
              </w:rPr>
              <w:t>2.7 Données de référence cliniques</w:t>
            </w:r>
            <w:r>
              <w:rPr>
                <w:noProof/>
                <w:webHidden/>
              </w:rPr>
              <w:tab/>
            </w:r>
            <w:r>
              <w:rPr>
                <w:noProof/>
                <w:webHidden/>
              </w:rPr>
              <w:fldChar w:fldCharType="begin"/>
            </w:r>
            <w:r>
              <w:rPr>
                <w:noProof/>
                <w:webHidden/>
              </w:rPr>
              <w:instrText xml:space="preserve"> PAGEREF _Toc231291041 \h </w:instrText>
            </w:r>
            <w:r>
              <w:rPr>
                <w:noProof/>
                <w:webHidden/>
              </w:rPr>
            </w:r>
            <w:r>
              <w:rPr>
                <w:noProof/>
                <w:webHidden/>
              </w:rPr>
              <w:fldChar w:fldCharType="separate"/>
            </w:r>
            <w:r w:rsidR="00BF3AB3">
              <w:rPr>
                <w:noProof/>
                <w:webHidden/>
              </w:rPr>
              <w:t>19</w:t>
            </w:r>
            <w:r>
              <w:rPr>
                <w:noProof/>
                <w:webHidden/>
              </w:rPr>
              <w:fldChar w:fldCharType="end"/>
            </w:r>
          </w:hyperlink>
        </w:p>
        <w:p w14:paraId="7A202C84" w14:textId="45E93C04" w:rsidR="003A6C69" w:rsidRDefault="003A6C69">
          <w:pPr>
            <w:pStyle w:val="TM2"/>
            <w:tabs>
              <w:tab w:val="right" w:leader="dot" w:pos="9112"/>
            </w:tabs>
            <w:rPr>
              <w:noProof/>
              <w:kern w:val="2"/>
              <w:sz w:val="24"/>
              <w:szCs w:val="24"/>
              <w:lang w:val="fr-FR" w:eastAsia="fr-FR"/>
              <w14:ligatures w14:val="standardContextual"/>
            </w:rPr>
          </w:pPr>
          <w:hyperlink w:anchor="_Toc231291042" w:history="1">
            <w:r>
              <w:rPr>
                <w:rStyle w:val="Lienhypertexte"/>
                <w:noProof/>
              </w:rPr>
              <w:t>2.8 Environnement computationnel</w:t>
            </w:r>
            <w:r>
              <w:rPr>
                <w:noProof/>
                <w:webHidden/>
              </w:rPr>
              <w:tab/>
            </w:r>
            <w:r>
              <w:rPr>
                <w:noProof/>
                <w:webHidden/>
              </w:rPr>
              <w:fldChar w:fldCharType="begin"/>
            </w:r>
            <w:r>
              <w:rPr>
                <w:noProof/>
                <w:webHidden/>
              </w:rPr>
              <w:instrText xml:space="preserve"> PAGEREF _Toc231291042 \h </w:instrText>
            </w:r>
            <w:r>
              <w:rPr>
                <w:noProof/>
                <w:webHidden/>
              </w:rPr>
            </w:r>
            <w:r>
              <w:rPr>
                <w:noProof/>
                <w:webHidden/>
              </w:rPr>
              <w:fldChar w:fldCharType="separate"/>
            </w:r>
            <w:r w:rsidR="00BF3AB3">
              <w:rPr>
                <w:noProof/>
                <w:webHidden/>
              </w:rPr>
              <w:t>19</w:t>
            </w:r>
            <w:r>
              <w:rPr>
                <w:noProof/>
                <w:webHidden/>
              </w:rPr>
              <w:fldChar w:fldCharType="end"/>
            </w:r>
          </w:hyperlink>
        </w:p>
        <w:p w14:paraId="3F58B82B" w14:textId="7B0A2A04" w:rsidR="003A6C69" w:rsidRDefault="003A6C69">
          <w:pPr>
            <w:pStyle w:val="TM1"/>
            <w:tabs>
              <w:tab w:val="right" w:leader="dot" w:pos="9112"/>
            </w:tabs>
            <w:rPr>
              <w:noProof/>
              <w:kern w:val="2"/>
              <w:sz w:val="24"/>
              <w:szCs w:val="24"/>
              <w:lang w:val="fr-FR" w:eastAsia="fr-FR"/>
              <w14:ligatures w14:val="standardContextual"/>
            </w:rPr>
          </w:pPr>
          <w:hyperlink w:anchor="_Toc231291043" w:history="1">
            <w:r>
              <w:rPr>
                <w:rStyle w:val="Lienhypertexte"/>
                <w:noProof/>
                <w:lang w:val="fr-FR"/>
              </w:rPr>
              <w:t>III. Résultats</w:t>
            </w:r>
            <w:r>
              <w:rPr>
                <w:noProof/>
                <w:webHidden/>
              </w:rPr>
              <w:tab/>
            </w:r>
            <w:r>
              <w:rPr>
                <w:noProof/>
                <w:webHidden/>
              </w:rPr>
              <w:fldChar w:fldCharType="begin"/>
            </w:r>
            <w:r>
              <w:rPr>
                <w:noProof/>
                <w:webHidden/>
              </w:rPr>
              <w:instrText xml:space="preserve"> PAGEREF _Toc231291043 \h </w:instrText>
            </w:r>
            <w:r>
              <w:rPr>
                <w:noProof/>
                <w:webHidden/>
              </w:rPr>
            </w:r>
            <w:r>
              <w:rPr>
                <w:noProof/>
                <w:webHidden/>
              </w:rPr>
              <w:fldChar w:fldCharType="separate"/>
            </w:r>
            <w:r w:rsidR="00BF3AB3">
              <w:rPr>
                <w:noProof/>
                <w:webHidden/>
              </w:rPr>
              <w:t>20</w:t>
            </w:r>
            <w:r>
              <w:rPr>
                <w:noProof/>
                <w:webHidden/>
              </w:rPr>
              <w:fldChar w:fldCharType="end"/>
            </w:r>
          </w:hyperlink>
        </w:p>
        <w:p w14:paraId="499E18F8" w14:textId="758A639A" w:rsidR="003A6C69" w:rsidRDefault="003A6C69">
          <w:pPr>
            <w:pStyle w:val="TM2"/>
            <w:tabs>
              <w:tab w:val="right" w:leader="dot" w:pos="9112"/>
            </w:tabs>
            <w:rPr>
              <w:noProof/>
              <w:kern w:val="2"/>
              <w:sz w:val="24"/>
              <w:szCs w:val="24"/>
              <w:lang w:val="fr-FR" w:eastAsia="fr-FR"/>
              <w14:ligatures w14:val="standardContextual"/>
            </w:rPr>
          </w:pPr>
          <w:hyperlink w:anchor="_Toc231291044" w:history="1">
            <w:r>
              <w:rPr>
                <w:rStyle w:val="Lienhypertexte"/>
                <w:noProof/>
                <w:lang w:val="fr-FR"/>
              </w:rPr>
              <w:t>3.1 Étape 1 — Validation du cadre : reproduction du modèle Fornari</w:t>
            </w:r>
            <w:r>
              <w:rPr>
                <w:noProof/>
                <w:webHidden/>
              </w:rPr>
              <w:tab/>
            </w:r>
            <w:r>
              <w:rPr>
                <w:noProof/>
                <w:webHidden/>
              </w:rPr>
              <w:fldChar w:fldCharType="begin"/>
            </w:r>
            <w:r>
              <w:rPr>
                <w:noProof/>
                <w:webHidden/>
              </w:rPr>
              <w:instrText xml:space="preserve"> PAGEREF _Toc231291044 \h </w:instrText>
            </w:r>
            <w:r>
              <w:rPr>
                <w:noProof/>
                <w:webHidden/>
              </w:rPr>
            </w:r>
            <w:r>
              <w:rPr>
                <w:noProof/>
                <w:webHidden/>
              </w:rPr>
              <w:fldChar w:fldCharType="separate"/>
            </w:r>
            <w:r w:rsidR="00BF3AB3">
              <w:rPr>
                <w:noProof/>
                <w:webHidden/>
              </w:rPr>
              <w:t>20</w:t>
            </w:r>
            <w:r>
              <w:rPr>
                <w:noProof/>
                <w:webHidden/>
              </w:rPr>
              <w:fldChar w:fldCharType="end"/>
            </w:r>
          </w:hyperlink>
        </w:p>
        <w:p w14:paraId="5130C9A5" w14:textId="72B542F4" w:rsidR="003A6C69" w:rsidRDefault="003A6C69">
          <w:pPr>
            <w:pStyle w:val="TM3"/>
            <w:tabs>
              <w:tab w:val="right" w:leader="dot" w:pos="9112"/>
            </w:tabs>
            <w:rPr>
              <w:noProof/>
              <w:kern w:val="2"/>
              <w:sz w:val="24"/>
              <w:szCs w:val="24"/>
              <w:lang w:val="fr-FR" w:eastAsia="fr-FR"/>
              <w14:ligatures w14:val="standardContextual"/>
            </w:rPr>
          </w:pPr>
          <w:hyperlink w:anchor="_Toc231291045" w:history="1">
            <w:r>
              <w:rPr>
                <w:rStyle w:val="Lienhypertexte"/>
                <w:noProof/>
                <w:lang w:val="fr-FR"/>
              </w:rPr>
              <w:t>3.1.1 Paramètres biologiques du rat</w:t>
            </w:r>
            <w:r>
              <w:rPr>
                <w:noProof/>
                <w:webHidden/>
              </w:rPr>
              <w:tab/>
            </w:r>
            <w:r>
              <w:rPr>
                <w:noProof/>
                <w:webHidden/>
              </w:rPr>
              <w:fldChar w:fldCharType="begin"/>
            </w:r>
            <w:r>
              <w:rPr>
                <w:noProof/>
                <w:webHidden/>
              </w:rPr>
              <w:instrText xml:space="preserve"> PAGEREF _Toc231291045 \h </w:instrText>
            </w:r>
            <w:r>
              <w:rPr>
                <w:noProof/>
                <w:webHidden/>
              </w:rPr>
            </w:r>
            <w:r>
              <w:rPr>
                <w:noProof/>
                <w:webHidden/>
              </w:rPr>
              <w:fldChar w:fldCharType="separate"/>
            </w:r>
            <w:r w:rsidR="00BF3AB3">
              <w:rPr>
                <w:noProof/>
                <w:webHidden/>
              </w:rPr>
              <w:t>20</w:t>
            </w:r>
            <w:r>
              <w:rPr>
                <w:noProof/>
                <w:webHidden/>
              </w:rPr>
              <w:fldChar w:fldCharType="end"/>
            </w:r>
          </w:hyperlink>
        </w:p>
        <w:p w14:paraId="57B499D4" w14:textId="0D64D4C1" w:rsidR="003A6C69" w:rsidRDefault="003A6C69">
          <w:pPr>
            <w:pStyle w:val="TM3"/>
            <w:tabs>
              <w:tab w:val="right" w:leader="dot" w:pos="9112"/>
            </w:tabs>
            <w:rPr>
              <w:noProof/>
              <w:kern w:val="2"/>
              <w:sz w:val="24"/>
              <w:szCs w:val="24"/>
              <w:lang w:val="fr-FR" w:eastAsia="fr-FR"/>
              <w14:ligatures w14:val="standardContextual"/>
            </w:rPr>
          </w:pPr>
          <w:hyperlink w:anchor="_Toc231291046" w:history="1">
            <w:r>
              <w:rPr>
                <w:rStyle w:val="Lienhypertexte"/>
                <w:noProof/>
              </w:rPr>
              <w:t>3.1.2 Qualité de l'ajustement</w:t>
            </w:r>
            <w:r>
              <w:rPr>
                <w:noProof/>
                <w:webHidden/>
              </w:rPr>
              <w:tab/>
            </w:r>
            <w:r>
              <w:rPr>
                <w:noProof/>
                <w:webHidden/>
              </w:rPr>
              <w:fldChar w:fldCharType="begin"/>
            </w:r>
            <w:r>
              <w:rPr>
                <w:noProof/>
                <w:webHidden/>
              </w:rPr>
              <w:instrText xml:space="preserve"> PAGEREF _Toc231291046 \h </w:instrText>
            </w:r>
            <w:r>
              <w:rPr>
                <w:noProof/>
                <w:webHidden/>
              </w:rPr>
            </w:r>
            <w:r>
              <w:rPr>
                <w:noProof/>
                <w:webHidden/>
              </w:rPr>
              <w:fldChar w:fldCharType="separate"/>
            </w:r>
            <w:r w:rsidR="00BF3AB3">
              <w:rPr>
                <w:noProof/>
                <w:webHidden/>
              </w:rPr>
              <w:t>20</w:t>
            </w:r>
            <w:r>
              <w:rPr>
                <w:noProof/>
                <w:webHidden/>
              </w:rPr>
              <w:fldChar w:fldCharType="end"/>
            </w:r>
          </w:hyperlink>
        </w:p>
        <w:p w14:paraId="467E4084" w14:textId="14FF25E2" w:rsidR="003A6C69" w:rsidRDefault="003A6C69">
          <w:pPr>
            <w:pStyle w:val="TM2"/>
            <w:tabs>
              <w:tab w:val="right" w:leader="dot" w:pos="9112"/>
            </w:tabs>
            <w:rPr>
              <w:noProof/>
              <w:kern w:val="2"/>
              <w:sz w:val="24"/>
              <w:szCs w:val="24"/>
              <w:lang w:val="fr-FR" w:eastAsia="fr-FR"/>
              <w14:ligatures w14:val="standardContextual"/>
            </w:rPr>
          </w:pPr>
          <w:hyperlink w:anchor="_Toc231291047" w:history="1">
            <w:r>
              <w:rPr>
                <w:rStyle w:val="Lienhypertexte"/>
                <w:noProof/>
                <w:lang w:val="fr-FR"/>
              </w:rPr>
              <w:t>3.2 Étape 2 — Application au T-DXd : preuve de concept rat → humain</w:t>
            </w:r>
            <w:r>
              <w:rPr>
                <w:noProof/>
                <w:webHidden/>
              </w:rPr>
              <w:tab/>
            </w:r>
            <w:r>
              <w:rPr>
                <w:noProof/>
                <w:webHidden/>
              </w:rPr>
              <w:fldChar w:fldCharType="begin"/>
            </w:r>
            <w:r>
              <w:rPr>
                <w:noProof/>
                <w:webHidden/>
              </w:rPr>
              <w:instrText xml:space="preserve"> PAGEREF _Toc231291047 \h </w:instrText>
            </w:r>
            <w:r>
              <w:rPr>
                <w:noProof/>
                <w:webHidden/>
              </w:rPr>
            </w:r>
            <w:r>
              <w:rPr>
                <w:noProof/>
                <w:webHidden/>
              </w:rPr>
              <w:fldChar w:fldCharType="separate"/>
            </w:r>
            <w:r w:rsidR="00BF3AB3">
              <w:rPr>
                <w:noProof/>
                <w:webHidden/>
              </w:rPr>
              <w:t>22</w:t>
            </w:r>
            <w:r>
              <w:rPr>
                <w:noProof/>
                <w:webHidden/>
              </w:rPr>
              <w:fldChar w:fldCharType="end"/>
            </w:r>
          </w:hyperlink>
        </w:p>
        <w:p w14:paraId="747DF45F" w14:textId="766BE551" w:rsidR="003A6C69" w:rsidRDefault="003A6C69">
          <w:pPr>
            <w:pStyle w:val="TM3"/>
            <w:tabs>
              <w:tab w:val="right" w:leader="dot" w:pos="9112"/>
            </w:tabs>
            <w:rPr>
              <w:noProof/>
              <w:kern w:val="2"/>
              <w:sz w:val="24"/>
              <w:szCs w:val="24"/>
              <w:lang w:val="fr-FR" w:eastAsia="fr-FR"/>
              <w14:ligatures w14:val="standardContextual"/>
            </w:rPr>
          </w:pPr>
          <w:hyperlink w:anchor="_Toc231291048" w:history="1">
            <w:r>
              <w:rPr>
                <w:rStyle w:val="Lienhypertexte"/>
                <w:noProof/>
                <w:lang w:val="fr-FR"/>
              </w:rPr>
              <w:t>3.2.1 Modèle préclinique T-DXd (rat)</w:t>
            </w:r>
            <w:r>
              <w:rPr>
                <w:noProof/>
                <w:webHidden/>
              </w:rPr>
              <w:tab/>
            </w:r>
            <w:r>
              <w:rPr>
                <w:noProof/>
                <w:webHidden/>
              </w:rPr>
              <w:fldChar w:fldCharType="begin"/>
            </w:r>
            <w:r>
              <w:rPr>
                <w:noProof/>
                <w:webHidden/>
              </w:rPr>
              <w:instrText xml:space="preserve"> PAGEREF _Toc231291048 \h </w:instrText>
            </w:r>
            <w:r>
              <w:rPr>
                <w:noProof/>
                <w:webHidden/>
              </w:rPr>
            </w:r>
            <w:r>
              <w:rPr>
                <w:noProof/>
                <w:webHidden/>
              </w:rPr>
              <w:fldChar w:fldCharType="separate"/>
            </w:r>
            <w:r w:rsidR="00BF3AB3">
              <w:rPr>
                <w:noProof/>
                <w:webHidden/>
              </w:rPr>
              <w:t>22</w:t>
            </w:r>
            <w:r>
              <w:rPr>
                <w:noProof/>
                <w:webHidden/>
              </w:rPr>
              <w:fldChar w:fldCharType="end"/>
            </w:r>
          </w:hyperlink>
        </w:p>
        <w:p w14:paraId="1F14DA59" w14:textId="2F021E5F" w:rsidR="003A6C69" w:rsidRDefault="003A6C69">
          <w:pPr>
            <w:pStyle w:val="TM3"/>
            <w:tabs>
              <w:tab w:val="right" w:leader="dot" w:pos="9112"/>
            </w:tabs>
            <w:rPr>
              <w:noProof/>
              <w:kern w:val="2"/>
              <w:sz w:val="24"/>
              <w:szCs w:val="24"/>
              <w:lang w:val="fr-FR" w:eastAsia="fr-FR"/>
              <w14:ligatures w14:val="standardContextual"/>
            </w:rPr>
          </w:pPr>
          <w:hyperlink w:anchor="_Toc231291049" w:history="1">
            <w:r>
              <w:rPr>
                <w:rStyle w:val="Lienhypertexte"/>
                <w:noProof/>
                <w:lang w:val="fr-FR"/>
              </w:rPr>
              <w:t>3.2.2 Simulation de population humaine (N=300)</w:t>
            </w:r>
            <w:r>
              <w:rPr>
                <w:noProof/>
                <w:webHidden/>
              </w:rPr>
              <w:tab/>
            </w:r>
            <w:r>
              <w:rPr>
                <w:noProof/>
                <w:webHidden/>
              </w:rPr>
              <w:fldChar w:fldCharType="begin"/>
            </w:r>
            <w:r>
              <w:rPr>
                <w:noProof/>
                <w:webHidden/>
              </w:rPr>
              <w:instrText xml:space="preserve"> PAGEREF _Toc231291049 \h </w:instrText>
            </w:r>
            <w:r>
              <w:rPr>
                <w:noProof/>
                <w:webHidden/>
              </w:rPr>
            </w:r>
            <w:r>
              <w:rPr>
                <w:noProof/>
                <w:webHidden/>
              </w:rPr>
              <w:fldChar w:fldCharType="separate"/>
            </w:r>
            <w:r w:rsidR="00BF3AB3">
              <w:rPr>
                <w:noProof/>
                <w:webHidden/>
              </w:rPr>
              <w:t>23</w:t>
            </w:r>
            <w:r>
              <w:rPr>
                <w:noProof/>
                <w:webHidden/>
              </w:rPr>
              <w:fldChar w:fldCharType="end"/>
            </w:r>
          </w:hyperlink>
        </w:p>
        <w:p w14:paraId="7E09494B" w14:textId="1FE34A48" w:rsidR="003A6C69" w:rsidRDefault="003A6C69">
          <w:pPr>
            <w:pStyle w:val="TM2"/>
            <w:tabs>
              <w:tab w:val="right" w:leader="dot" w:pos="9112"/>
            </w:tabs>
            <w:rPr>
              <w:noProof/>
              <w:kern w:val="2"/>
              <w:sz w:val="24"/>
              <w:szCs w:val="24"/>
              <w:lang w:val="fr-FR" w:eastAsia="fr-FR"/>
              <w14:ligatures w14:val="standardContextual"/>
            </w:rPr>
          </w:pPr>
          <w:hyperlink w:anchor="_Toc231291050" w:history="1">
            <w:r>
              <w:rPr>
                <w:rStyle w:val="Lienhypertexte"/>
                <w:noProof/>
                <w:lang w:val="fr-FR"/>
              </w:rPr>
              <w:t>3.3 Étape 3 — Application à un composé en développement interne : données NHP</w:t>
            </w:r>
            <w:r>
              <w:rPr>
                <w:noProof/>
                <w:webHidden/>
              </w:rPr>
              <w:tab/>
            </w:r>
            <w:r>
              <w:rPr>
                <w:noProof/>
                <w:webHidden/>
              </w:rPr>
              <w:fldChar w:fldCharType="begin"/>
            </w:r>
            <w:r>
              <w:rPr>
                <w:noProof/>
                <w:webHidden/>
              </w:rPr>
              <w:instrText xml:space="preserve"> PAGEREF _Toc231291050 \h </w:instrText>
            </w:r>
            <w:r>
              <w:rPr>
                <w:noProof/>
                <w:webHidden/>
              </w:rPr>
            </w:r>
            <w:r>
              <w:rPr>
                <w:noProof/>
                <w:webHidden/>
              </w:rPr>
              <w:fldChar w:fldCharType="separate"/>
            </w:r>
            <w:r w:rsidR="00BF3AB3">
              <w:rPr>
                <w:noProof/>
                <w:webHidden/>
              </w:rPr>
              <w:t>24</w:t>
            </w:r>
            <w:r>
              <w:rPr>
                <w:noProof/>
                <w:webHidden/>
              </w:rPr>
              <w:fldChar w:fldCharType="end"/>
            </w:r>
          </w:hyperlink>
        </w:p>
        <w:p w14:paraId="454DAE98" w14:textId="73D236DA" w:rsidR="003A6C69" w:rsidRDefault="003A6C69">
          <w:pPr>
            <w:pStyle w:val="TM3"/>
            <w:tabs>
              <w:tab w:val="right" w:leader="dot" w:pos="9112"/>
            </w:tabs>
            <w:rPr>
              <w:noProof/>
              <w:kern w:val="2"/>
              <w:sz w:val="24"/>
              <w:szCs w:val="24"/>
              <w:lang w:val="fr-FR" w:eastAsia="fr-FR"/>
              <w14:ligatures w14:val="standardContextual"/>
            </w:rPr>
          </w:pPr>
          <w:hyperlink w:anchor="_Toc231291051" w:history="1">
            <w:r>
              <w:rPr>
                <w:rStyle w:val="Lienhypertexte"/>
                <w:noProof/>
                <w:lang w:val="fr-FR"/>
              </w:rPr>
              <w:t>3.3.1 Design expérimental</w:t>
            </w:r>
            <w:r>
              <w:rPr>
                <w:noProof/>
                <w:webHidden/>
              </w:rPr>
              <w:tab/>
            </w:r>
            <w:r>
              <w:rPr>
                <w:noProof/>
                <w:webHidden/>
              </w:rPr>
              <w:fldChar w:fldCharType="begin"/>
            </w:r>
            <w:r>
              <w:rPr>
                <w:noProof/>
                <w:webHidden/>
              </w:rPr>
              <w:instrText xml:space="preserve"> PAGEREF _Toc231291051 \h </w:instrText>
            </w:r>
            <w:r>
              <w:rPr>
                <w:noProof/>
                <w:webHidden/>
              </w:rPr>
            </w:r>
            <w:r>
              <w:rPr>
                <w:noProof/>
                <w:webHidden/>
              </w:rPr>
              <w:fldChar w:fldCharType="separate"/>
            </w:r>
            <w:r w:rsidR="00BF3AB3">
              <w:rPr>
                <w:noProof/>
                <w:webHidden/>
              </w:rPr>
              <w:t>24</w:t>
            </w:r>
            <w:r>
              <w:rPr>
                <w:noProof/>
                <w:webHidden/>
              </w:rPr>
              <w:fldChar w:fldCharType="end"/>
            </w:r>
          </w:hyperlink>
        </w:p>
        <w:p w14:paraId="502FC9DF" w14:textId="1EC9A3C7" w:rsidR="003A6C69" w:rsidRDefault="003A6C69">
          <w:pPr>
            <w:pStyle w:val="TM3"/>
            <w:tabs>
              <w:tab w:val="right" w:leader="dot" w:pos="9112"/>
            </w:tabs>
            <w:rPr>
              <w:noProof/>
              <w:kern w:val="2"/>
              <w:sz w:val="24"/>
              <w:szCs w:val="24"/>
              <w:lang w:val="fr-FR" w:eastAsia="fr-FR"/>
              <w14:ligatures w14:val="standardContextual"/>
            </w:rPr>
          </w:pPr>
          <w:hyperlink w:anchor="_Toc231291052" w:history="1">
            <w:r>
              <w:rPr>
                <w:rStyle w:val="Lienhypertexte"/>
                <w:noProof/>
                <w:lang w:val="fr-FR"/>
              </w:rPr>
              <w:t>3.3.2 Analyse pharmacocinétique NHP</w:t>
            </w:r>
            <w:r>
              <w:rPr>
                <w:noProof/>
                <w:webHidden/>
              </w:rPr>
              <w:tab/>
            </w:r>
            <w:r>
              <w:rPr>
                <w:noProof/>
                <w:webHidden/>
              </w:rPr>
              <w:fldChar w:fldCharType="begin"/>
            </w:r>
            <w:r>
              <w:rPr>
                <w:noProof/>
                <w:webHidden/>
              </w:rPr>
              <w:instrText xml:space="preserve"> PAGEREF _Toc231291052 \h </w:instrText>
            </w:r>
            <w:r>
              <w:rPr>
                <w:noProof/>
                <w:webHidden/>
              </w:rPr>
            </w:r>
            <w:r>
              <w:rPr>
                <w:noProof/>
                <w:webHidden/>
              </w:rPr>
              <w:fldChar w:fldCharType="separate"/>
            </w:r>
            <w:r w:rsidR="00BF3AB3">
              <w:rPr>
                <w:noProof/>
                <w:webHidden/>
              </w:rPr>
              <w:t>24</w:t>
            </w:r>
            <w:r>
              <w:rPr>
                <w:noProof/>
                <w:webHidden/>
              </w:rPr>
              <w:fldChar w:fldCharType="end"/>
            </w:r>
          </w:hyperlink>
        </w:p>
        <w:p w14:paraId="546042E2" w14:textId="69CEF674" w:rsidR="003A6C69" w:rsidRDefault="003A6C69">
          <w:pPr>
            <w:pStyle w:val="TM3"/>
            <w:tabs>
              <w:tab w:val="right" w:leader="dot" w:pos="9112"/>
            </w:tabs>
            <w:rPr>
              <w:noProof/>
              <w:kern w:val="2"/>
              <w:sz w:val="24"/>
              <w:szCs w:val="24"/>
              <w:lang w:val="fr-FR" w:eastAsia="fr-FR"/>
              <w14:ligatures w14:val="standardContextual"/>
            </w:rPr>
          </w:pPr>
          <w:hyperlink w:anchor="_Toc231291053" w:history="1">
            <w:r>
              <w:rPr>
                <w:rStyle w:val="Lienhypertexte"/>
                <w:noProof/>
                <w:lang w:val="fr-FR"/>
              </w:rPr>
              <w:t>3.3.3 Ajustement pharmacodynamique NHP</w:t>
            </w:r>
            <w:r>
              <w:rPr>
                <w:noProof/>
                <w:webHidden/>
              </w:rPr>
              <w:tab/>
            </w:r>
            <w:r>
              <w:rPr>
                <w:noProof/>
                <w:webHidden/>
              </w:rPr>
              <w:fldChar w:fldCharType="begin"/>
            </w:r>
            <w:r>
              <w:rPr>
                <w:noProof/>
                <w:webHidden/>
              </w:rPr>
              <w:instrText xml:space="preserve"> PAGEREF _Toc231291053 \h </w:instrText>
            </w:r>
            <w:r>
              <w:rPr>
                <w:noProof/>
                <w:webHidden/>
              </w:rPr>
            </w:r>
            <w:r>
              <w:rPr>
                <w:noProof/>
                <w:webHidden/>
              </w:rPr>
              <w:fldChar w:fldCharType="separate"/>
            </w:r>
            <w:r w:rsidR="00BF3AB3">
              <w:rPr>
                <w:noProof/>
                <w:webHidden/>
              </w:rPr>
              <w:t>26</w:t>
            </w:r>
            <w:r>
              <w:rPr>
                <w:noProof/>
                <w:webHidden/>
              </w:rPr>
              <w:fldChar w:fldCharType="end"/>
            </w:r>
          </w:hyperlink>
        </w:p>
        <w:p w14:paraId="0BF2ADE6" w14:textId="1C28CB78" w:rsidR="003A6C69" w:rsidRDefault="003A6C69">
          <w:pPr>
            <w:pStyle w:val="TM1"/>
            <w:tabs>
              <w:tab w:val="right" w:leader="dot" w:pos="9112"/>
            </w:tabs>
            <w:rPr>
              <w:noProof/>
              <w:kern w:val="2"/>
              <w:sz w:val="24"/>
              <w:szCs w:val="24"/>
              <w:lang w:val="fr-FR" w:eastAsia="fr-FR"/>
              <w14:ligatures w14:val="standardContextual"/>
            </w:rPr>
          </w:pPr>
          <w:hyperlink w:anchor="_Toc231291054" w:history="1">
            <w:r>
              <w:rPr>
                <w:rStyle w:val="Lienhypertexte"/>
                <w:noProof/>
                <w:lang w:val="fr-FR"/>
              </w:rPr>
              <w:t>IV. Discussion</w:t>
            </w:r>
            <w:r>
              <w:rPr>
                <w:noProof/>
                <w:webHidden/>
              </w:rPr>
              <w:tab/>
            </w:r>
            <w:r>
              <w:rPr>
                <w:noProof/>
                <w:webHidden/>
              </w:rPr>
              <w:fldChar w:fldCharType="begin"/>
            </w:r>
            <w:r>
              <w:rPr>
                <w:noProof/>
                <w:webHidden/>
              </w:rPr>
              <w:instrText xml:space="preserve"> PAGEREF _Toc231291054 \h </w:instrText>
            </w:r>
            <w:r>
              <w:rPr>
                <w:noProof/>
                <w:webHidden/>
              </w:rPr>
            </w:r>
            <w:r>
              <w:rPr>
                <w:noProof/>
                <w:webHidden/>
              </w:rPr>
              <w:fldChar w:fldCharType="separate"/>
            </w:r>
            <w:r w:rsidR="00BF3AB3">
              <w:rPr>
                <w:noProof/>
                <w:webHidden/>
              </w:rPr>
              <w:t>29</w:t>
            </w:r>
            <w:r>
              <w:rPr>
                <w:noProof/>
                <w:webHidden/>
              </w:rPr>
              <w:fldChar w:fldCharType="end"/>
            </w:r>
          </w:hyperlink>
        </w:p>
        <w:p w14:paraId="78060334" w14:textId="64127290" w:rsidR="003A6C69" w:rsidRDefault="003A6C69">
          <w:pPr>
            <w:pStyle w:val="TM2"/>
            <w:tabs>
              <w:tab w:val="right" w:leader="dot" w:pos="9112"/>
            </w:tabs>
            <w:rPr>
              <w:noProof/>
              <w:kern w:val="2"/>
              <w:sz w:val="24"/>
              <w:szCs w:val="24"/>
              <w:lang w:val="fr-FR" w:eastAsia="fr-FR"/>
              <w14:ligatures w14:val="standardContextual"/>
            </w:rPr>
          </w:pPr>
          <w:hyperlink w:anchor="_Toc231291055" w:history="1">
            <w:r>
              <w:rPr>
                <w:rStyle w:val="Lienhypertexte"/>
                <w:noProof/>
                <w:lang w:val="fr-FR"/>
              </w:rPr>
              <w:t>4.1 Performance du pipeline multi-espèces et multi-composés</w:t>
            </w:r>
            <w:r>
              <w:rPr>
                <w:noProof/>
                <w:webHidden/>
              </w:rPr>
              <w:tab/>
            </w:r>
            <w:r>
              <w:rPr>
                <w:noProof/>
                <w:webHidden/>
              </w:rPr>
              <w:fldChar w:fldCharType="begin"/>
            </w:r>
            <w:r>
              <w:rPr>
                <w:noProof/>
                <w:webHidden/>
              </w:rPr>
              <w:instrText xml:space="preserve"> PAGEREF _Toc231291055 \h </w:instrText>
            </w:r>
            <w:r>
              <w:rPr>
                <w:noProof/>
                <w:webHidden/>
              </w:rPr>
            </w:r>
            <w:r>
              <w:rPr>
                <w:noProof/>
                <w:webHidden/>
              </w:rPr>
              <w:fldChar w:fldCharType="separate"/>
            </w:r>
            <w:r w:rsidR="00BF3AB3">
              <w:rPr>
                <w:noProof/>
                <w:webHidden/>
              </w:rPr>
              <w:t>29</w:t>
            </w:r>
            <w:r>
              <w:rPr>
                <w:noProof/>
                <w:webHidden/>
              </w:rPr>
              <w:fldChar w:fldCharType="end"/>
            </w:r>
          </w:hyperlink>
        </w:p>
        <w:p w14:paraId="19B5DA01" w14:textId="32C1F274" w:rsidR="003A6C69" w:rsidRDefault="003A6C69">
          <w:pPr>
            <w:pStyle w:val="TM2"/>
            <w:tabs>
              <w:tab w:val="right" w:leader="dot" w:pos="9112"/>
            </w:tabs>
            <w:rPr>
              <w:noProof/>
              <w:kern w:val="2"/>
              <w:sz w:val="24"/>
              <w:szCs w:val="24"/>
              <w:lang w:val="fr-FR" w:eastAsia="fr-FR"/>
              <w14:ligatures w14:val="standardContextual"/>
            </w:rPr>
          </w:pPr>
          <w:hyperlink w:anchor="_Toc231291056" w:history="1">
            <w:r>
              <w:rPr>
                <w:rStyle w:val="Lienhypertexte"/>
                <w:noProof/>
                <w:lang w:val="fr-FR"/>
              </w:rPr>
              <w:t>4.2 Apport de la modélisation mécaniste vs approches empiriques</w:t>
            </w:r>
            <w:r>
              <w:rPr>
                <w:noProof/>
                <w:webHidden/>
              </w:rPr>
              <w:tab/>
            </w:r>
            <w:r>
              <w:rPr>
                <w:noProof/>
                <w:webHidden/>
              </w:rPr>
              <w:fldChar w:fldCharType="begin"/>
            </w:r>
            <w:r>
              <w:rPr>
                <w:noProof/>
                <w:webHidden/>
              </w:rPr>
              <w:instrText xml:space="preserve"> PAGEREF _Toc231291056 \h </w:instrText>
            </w:r>
            <w:r>
              <w:rPr>
                <w:noProof/>
                <w:webHidden/>
              </w:rPr>
            </w:r>
            <w:r>
              <w:rPr>
                <w:noProof/>
                <w:webHidden/>
              </w:rPr>
              <w:fldChar w:fldCharType="separate"/>
            </w:r>
            <w:r w:rsidR="00BF3AB3">
              <w:rPr>
                <w:noProof/>
                <w:webHidden/>
              </w:rPr>
              <w:t>29</w:t>
            </w:r>
            <w:r>
              <w:rPr>
                <w:noProof/>
                <w:webHidden/>
              </w:rPr>
              <w:fldChar w:fldCharType="end"/>
            </w:r>
          </w:hyperlink>
        </w:p>
        <w:p w14:paraId="7079126E" w14:textId="557F1472" w:rsidR="003A6C69" w:rsidRDefault="003A6C69">
          <w:pPr>
            <w:pStyle w:val="TM2"/>
            <w:tabs>
              <w:tab w:val="right" w:leader="dot" w:pos="9112"/>
            </w:tabs>
            <w:rPr>
              <w:noProof/>
              <w:kern w:val="2"/>
              <w:sz w:val="24"/>
              <w:szCs w:val="24"/>
              <w:lang w:val="fr-FR" w:eastAsia="fr-FR"/>
              <w14:ligatures w14:val="standardContextual"/>
            </w:rPr>
          </w:pPr>
          <w:hyperlink w:anchor="_Toc231291057" w:history="1">
            <w:r>
              <w:rPr>
                <w:rStyle w:val="Lienhypertexte"/>
                <w:noProof/>
                <w:lang w:val="fr-FR"/>
              </w:rPr>
              <w:t>4.3 Limites méthodologiques</w:t>
            </w:r>
            <w:r>
              <w:rPr>
                <w:noProof/>
                <w:webHidden/>
              </w:rPr>
              <w:tab/>
            </w:r>
            <w:r>
              <w:rPr>
                <w:noProof/>
                <w:webHidden/>
              </w:rPr>
              <w:fldChar w:fldCharType="begin"/>
            </w:r>
            <w:r>
              <w:rPr>
                <w:noProof/>
                <w:webHidden/>
              </w:rPr>
              <w:instrText xml:space="preserve"> PAGEREF _Toc231291057 \h </w:instrText>
            </w:r>
            <w:r>
              <w:rPr>
                <w:noProof/>
                <w:webHidden/>
              </w:rPr>
            </w:r>
            <w:r>
              <w:rPr>
                <w:noProof/>
                <w:webHidden/>
              </w:rPr>
              <w:fldChar w:fldCharType="separate"/>
            </w:r>
            <w:r w:rsidR="00BF3AB3">
              <w:rPr>
                <w:noProof/>
                <w:webHidden/>
              </w:rPr>
              <w:t>30</w:t>
            </w:r>
            <w:r>
              <w:rPr>
                <w:noProof/>
                <w:webHidden/>
              </w:rPr>
              <w:fldChar w:fldCharType="end"/>
            </w:r>
          </w:hyperlink>
        </w:p>
        <w:p w14:paraId="6FC4FD65" w14:textId="07403E1F" w:rsidR="003A6C69" w:rsidRDefault="003A6C69">
          <w:pPr>
            <w:pStyle w:val="TM2"/>
            <w:tabs>
              <w:tab w:val="right" w:leader="dot" w:pos="9112"/>
            </w:tabs>
            <w:rPr>
              <w:noProof/>
              <w:kern w:val="2"/>
              <w:sz w:val="24"/>
              <w:szCs w:val="24"/>
              <w:lang w:val="fr-FR" w:eastAsia="fr-FR"/>
              <w14:ligatures w14:val="standardContextual"/>
            </w:rPr>
          </w:pPr>
          <w:hyperlink w:anchor="_Toc231291058" w:history="1">
            <w:r>
              <w:rPr>
                <w:rStyle w:val="Lienhypertexte"/>
                <w:noProof/>
                <w:lang w:val="fr-FR"/>
              </w:rPr>
              <w:t>4.4 Traduction clinique : perspectives</w:t>
            </w:r>
            <w:r>
              <w:rPr>
                <w:noProof/>
                <w:webHidden/>
              </w:rPr>
              <w:tab/>
            </w:r>
            <w:r>
              <w:rPr>
                <w:noProof/>
                <w:webHidden/>
              </w:rPr>
              <w:fldChar w:fldCharType="begin"/>
            </w:r>
            <w:r>
              <w:rPr>
                <w:noProof/>
                <w:webHidden/>
              </w:rPr>
              <w:instrText xml:space="preserve"> PAGEREF _Toc231291058 \h </w:instrText>
            </w:r>
            <w:r>
              <w:rPr>
                <w:noProof/>
                <w:webHidden/>
              </w:rPr>
            </w:r>
            <w:r>
              <w:rPr>
                <w:noProof/>
                <w:webHidden/>
              </w:rPr>
              <w:fldChar w:fldCharType="separate"/>
            </w:r>
            <w:r w:rsidR="00BF3AB3">
              <w:rPr>
                <w:noProof/>
                <w:webHidden/>
              </w:rPr>
              <w:t>31</w:t>
            </w:r>
            <w:r>
              <w:rPr>
                <w:noProof/>
                <w:webHidden/>
              </w:rPr>
              <w:fldChar w:fldCharType="end"/>
            </w:r>
          </w:hyperlink>
        </w:p>
        <w:p w14:paraId="7339FA35" w14:textId="469BE388" w:rsidR="003A6C69" w:rsidRDefault="003A6C69">
          <w:pPr>
            <w:pStyle w:val="TM3"/>
            <w:tabs>
              <w:tab w:val="right" w:leader="dot" w:pos="9112"/>
            </w:tabs>
            <w:rPr>
              <w:noProof/>
              <w:kern w:val="2"/>
              <w:sz w:val="24"/>
              <w:szCs w:val="24"/>
              <w:lang w:val="fr-FR" w:eastAsia="fr-FR"/>
              <w14:ligatures w14:val="standardContextual"/>
            </w:rPr>
          </w:pPr>
          <w:hyperlink w:anchor="_Toc231291059" w:history="1">
            <w:r>
              <w:rPr>
                <w:rStyle w:val="Lienhypertexte"/>
                <w:noProof/>
                <w:lang w:val="fr-FR"/>
              </w:rPr>
              <w:t>4.4.1 Transposition PK NHP → humain</w:t>
            </w:r>
            <w:r>
              <w:rPr>
                <w:noProof/>
                <w:webHidden/>
              </w:rPr>
              <w:tab/>
            </w:r>
            <w:r>
              <w:rPr>
                <w:noProof/>
                <w:webHidden/>
              </w:rPr>
              <w:fldChar w:fldCharType="begin"/>
            </w:r>
            <w:r>
              <w:rPr>
                <w:noProof/>
                <w:webHidden/>
              </w:rPr>
              <w:instrText xml:space="preserve"> PAGEREF _Toc231291059 \h </w:instrText>
            </w:r>
            <w:r>
              <w:rPr>
                <w:noProof/>
                <w:webHidden/>
              </w:rPr>
            </w:r>
            <w:r>
              <w:rPr>
                <w:noProof/>
                <w:webHidden/>
              </w:rPr>
              <w:fldChar w:fldCharType="separate"/>
            </w:r>
            <w:r w:rsidR="00BF3AB3">
              <w:rPr>
                <w:noProof/>
                <w:webHidden/>
              </w:rPr>
              <w:t>31</w:t>
            </w:r>
            <w:r>
              <w:rPr>
                <w:noProof/>
                <w:webHidden/>
              </w:rPr>
              <w:fldChar w:fldCharType="end"/>
            </w:r>
          </w:hyperlink>
        </w:p>
        <w:p w14:paraId="1240C076" w14:textId="6574C20E" w:rsidR="003A6C69" w:rsidRDefault="003A6C69">
          <w:pPr>
            <w:pStyle w:val="TM3"/>
            <w:tabs>
              <w:tab w:val="right" w:leader="dot" w:pos="9112"/>
            </w:tabs>
            <w:rPr>
              <w:noProof/>
              <w:kern w:val="2"/>
              <w:sz w:val="24"/>
              <w:szCs w:val="24"/>
              <w:lang w:val="fr-FR" w:eastAsia="fr-FR"/>
              <w14:ligatures w14:val="standardContextual"/>
            </w:rPr>
          </w:pPr>
          <w:hyperlink w:anchor="_Toc231291060" w:history="1">
            <w:r>
              <w:rPr>
                <w:rStyle w:val="Lienhypertexte"/>
                <w:noProof/>
                <w:lang w:val="fr-FR"/>
              </w:rPr>
              <w:t>4.4.2 Transposition PD et simulation préliminaire</w:t>
            </w:r>
            <w:r>
              <w:rPr>
                <w:noProof/>
                <w:webHidden/>
              </w:rPr>
              <w:tab/>
            </w:r>
            <w:r>
              <w:rPr>
                <w:noProof/>
                <w:webHidden/>
              </w:rPr>
              <w:fldChar w:fldCharType="begin"/>
            </w:r>
            <w:r>
              <w:rPr>
                <w:noProof/>
                <w:webHidden/>
              </w:rPr>
              <w:instrText xml:space="preserve"> PAGEREF _Toc231291060 \h </w:instrText>
            </w:r>
            <w:r>
              <w:rPr>
                <w:noProof/>
                <w:webHidden/>
              </w:rPr>
            </w:r>
            <w:r>
              <w:rPr>
                <w:noProof/>
                <w:webHidden/>
              </w:rPr>
              <w:fldChar w:fldCharType="separate"/>
            </w:r>
            <w:r w:rsidR="00BF3AB3">
              <w:rPr>
                <w:noProof/>
                <w:webHidden/>
              </w:rPr>
              <w:t>31</w:t>
            </w:r>
            <w:r>
              <w:rPr>
                <w:noProof/>
                <w:webHidden/>
              </w:rPr>
              <w:fldChar w:fldCharType="end"/>
            </w:r>
          </w:hyperlink>
        </w:p>
        <w:p w14:paraId="5924366C" w14:textId="4B457145" w:rsidR="003A6C69" w:rsidRDefault="003A6C69">
          <w:pPr>
            <w:pStyle w:val="TM3"/>
            <w:tabs>
              <w:tab w:val="right" w:leader="dot" w:pos="9112"/>
            </w:tabs>
            <w:rPr>
              <w:noProof/>
              <w:kern w:val="2"/>
              <w:sz w:val="24"/>
              <w:szCs w:val="24"/>
              <w:lang w:val="fr-FR" w:eastAsia="fr-FR"/>
              <w14:ligatures w14:val="standardContextual"/>
            </w:rPr>
          </w:pPr>
          <w:hyperlink w:anchor="_Toc231291061" w:history="1">
            <w:r>
              <w:rPr>
                <w:rStyle w:val="Lienhypertexte"/>
                <w:noProof/>
                <w:lang w:val="fr-FR"/>
              </w:rPr>
              <w:t>4.4.3 Mise en perspective avec le NOAEL NHP</w:t>
            </w:r>
            <w:r>
              <w:rPr>
                <w:noProof/>
                <w:webHidden/>
              </w:rPr>
              <w:tab/>
            </w:r>
            <w:r>
              <w:rPr>
                <w:noProof/>
                <w:webHidden/>
              </w:rPr>
              <w:fldChar w:fldCharType="begin"/>
            </w:r>
            <w:r>
              <w:rPr>
                <w:noProof/>
                <w:webHidden/>
              </w:rPr>
              <w:instrText xml:space="preserve"> PAGEREF _Toc231291061 \h </w:instrText>
            </w:r>
            <w:r>
              <w:rPr>
                <w:noProof/>
                <w:webHidden/>
              </w:rPr>
            </w:r>
            <w:r>
              <w:rPr>
                <w:noProof/>
                <w:webHidden/>
              </w:rPr>
              <w:fldChar w:fldCharType="separate"/>
            </w:r>
            <w:r w:rsidR="00BF3AB3">
              <w:rPr>
                <w:noProof/>
                <w:webHidden/>
              </w:rPr>
              <w:t>31</w:t>
            </w:r>
            <w:r>
              <w:rPr>
                <w:noProof/>
                <w:webHidden/>
              </w:rPr>
              <w:fldChar w:fldCharType="end"/>
            </w:r>
          </w:hyperlink>
        </w:p>
        <w:p w14:paraId="5D48B8FB" w14:textId="42174A45" w:rsidR="003A6C69" w:rsidRDefault="003A6C69">
          <w:pPr>
            <w:pStyle w:val="TM2"/>
            <w:tabs>
              <w:tab w:val="right" w:leader="dot" w:pos="9112"/>
            </w:tabs>
            <w:rPr>
              <w:noProof/>
              <w:kern w:val="2"/>
              <w:sz w:val="24"/>
              <w:szCs w:val="24"/>
              <w:lang w:val="fr-FR" w:eastAsia="fr-FR"/>
              <w14:ligatures w14:val="standardContextual"/>
            </w:rPr>
          </w:pPr>
          <w:hyperlink w:anchor="_Toc231291062" w:history="1">
            <w:r>
              <w:rPr>
                <w:rStyle w:val="Lienhypertexte"/>
                <w:noProof/>
                <w:lang w:val="fr-FR"/>
              </w:rPr>
              <w:t>4.5 Perspectives méthodologiques</w:t>
            </w:r>
            <w:r>
              <w:rPr>
                <w:noProof/>
                <w:webHidden/>
              </w:rPr>
              <w:tab/>
            </w:r>
            <w:r>
              <w:rPr>
                <w:noProof/>
                <w:webHidden/>
              </w:rPr>
              <w:fldChar w:fldCharType="begin"/>
            </w:r>
            <w:r>
              <w:rPr>
                <w:noProof/>
                <w:webHidden/>
              </w:rPr>
              <w:instrText xml:space="preserve"> PAGEREF _Toc231291062 \h </w:instrText>
            </w:r>
            <w:r>
              <w:rPr>
                <w:noProof/>
                <w:webHidden/>
              </w:rPr>
            </w:r>
            <w:r>
              <w:rPr>
                <w:noProof/>
                <w:webHidden/>
              </w:rPr>
              <w:fldChar w:fldCharType="separate"/>
            </w:r>
            <w:r w:rsidR="00BF3AB3">
              <w:rPr>
                <w:noProof/>
                <w:webHidden/>
              </w:rPr>
              <w:t>32</w:t>
            </w:r>
            <w:r>
              <w:rPr>
                <w:noProof/>
                <w:webHidden/>
              </w:rPr>
              <w:fldChar w:fldCharType="end"/>
            </w:r>
          </w:hyperlink>
        </w:p>
        <w:p w14:paraId="49ED56AA" w14:textId="1289099E" w:rsidR="003A6C69" w:rsidRDefault="003A6C69">
          <w:pPr>
            <w:pStyle w:val="TM2"/>
            <w:tabs>
              <w:tab w:val="right" w:leader="dot" w:pos="9112"/>
            </w:tabs>
            <w:rPr>
              <w:noProof/>
              <w:kern w:val="2"/>
              <w:sz w:val="24"/>
              <w:szCs w:val="24"/>
              <w:lang w:val="fr-FR" w:eastAsia="fr-FR"/>
              <w14:ligatures w14:val="standardContextual"/>
            </w:rPr>
          </w:pPr>
          <w:hyperlink w:anchor="_Toc231291063" w:history="1">
            <w:r>
              <w:rPr>
                <w:rStyle w:val="Lienhypertexte"/>
                <w:noProof/>
                <w:lang w:val="fr-FR"/>
              </w:rPr>
              <w:t>4.5 Impact opérationnel et aide à la décision</w:t>
            </w:r>
            <w:r>
              <w:rPr>
                <w:noProof/>
                <w:webHidden/>
              </w:rPr>
              <w:tab/>
            </w:r>
            <w:r>
              <w:rPr>
                <w:noProof/>
                <w:webHidden/>
              </w:rPr>
              <w:fldChar w:fldCharType="begin"/>
            </w:r>
            <w:r>
              <w:rPr>
                <w:noProof/>
                <w:webHidden/>
              </w:rPr>
              <w:instrText xml:space="preserve"> PAGEREF _Toc231291063 \h </w:instrText>
            </w:r>
            <w:r>
              <w:rPr>
                <w:noProof/>
                <w:webHidden/>
              </w:rPr>
            </w:r>
            <w:r>
              <w:rPr>
                <w:noProof/>
                <w:webHidden/>
              </w:rPr>
              <w:fldChar w:fldCharType="separate"/>
            </w:r>
            <w:r w:rsidR="00BF3AB3">
              <w:rPr>
                <w:noProof/>
                <w:webHidden/>
              </w:rPr>
              <w:t>32</w:t>
            </w:r>
            <w:r>
              <w:rPr>
                <w:noProof/>
                <w:webHidden/>
              </w:rPr>
              <w:fldChar w:fldCharType="end"/>
            </w:r>
          </w:hyperlink>
        </w:p>
        <w:p w14:paraId="31229DA9" w14:textId="2E42AFFE" w:rsidR="003A6C69" w:rsidRDefault="003A6C69">
          <w:pPr>
            <w:pStyle w:val="TM1"/>
            <w:tabs>
              <w:tab w:val="right" w:leader="dot" w:pos="9112"/>
            </w:tabs>
            <w:rPr>
              <w:noProof/>
              <w:kern w:val="2"/>
              <w:sz w:val="24"/>
              <w:szCs w:val="24"/>
              <w:lang w:val="fr-FR" w:eastAsia="fr-FR"/>
              <w14:ligatures w14:val="standardContextual"/>
            </w:rPr>
          </w:pPr>
          <w:hyperlink w:anchor="_Toc231291064" w:history="1">
            <w:r>
              <w:rPr>
                <w:rStyle w:val="Lienhypertexte"/>
                <w:noProof/>
                <w:lang w:val="fr-FR"/>
              </w:rPr>
              <w:t>V. Conclusion</w:t>
            </w:r>
            <w:r>
              <w:rPr>
                <w:noProof/>
                <w:webHidden/>
              </w:rPr>
              <w:tab/>
            </w:r>
            <w:r>
              <w:rPr>
                <w:noProof/>
                <w:webHidden/>
              </w:rPr>
              <w:fldChar w:fldCharType="begin"/>
            </w:r>
            <w:r>
              <w:rPr>
                <w:noProof/>
                <w:webHidden/>
              </w:rPr>
              <w:instrText xml:space="preserve"> PAGEREF _Toc231291064 \h </w:instrText>
            </w:r>
            <w:r>
              <w:rPr>
                <w:noProof/>
                <w:webHidden/>
              </w:rPr>
            </w:r>
            <w:r>
              <w:rPr>
                <w:noProof/>
                <w:webHidden/>
              </w:rPr>
              <w:fldChar w:fldCharType="separate"/>
            </w:r>
            <w:r w:rsidR="00BF3AB3">
              <w:rPr>
                <w:noProof/>
                <w:webHidden/>
              </w:rPr>
              <w:t>33</w:t>
            </w:r>
            <w:r>
              <w:rPr>
                <w:noProof/>
                <w:webHidden/>
              </w:rPr>
              <w:fldChar w:fldCharType="end"/>
            </w:r>
          </w:hyperlink>
        </w:p>
        <w:p w14:paraId="1807376F" w14:textId="4F666296" w:rsidR="003A6C69" w:rsidRDefault="003A6C69">
          <w:pPr>
            <w:pStyle w:val="TM1"/>
            <w:tabs>
              <w:tab w:val="right" w:leader="dot" w:pos="9112"/>
            </w:tabs>
            <w:rPr>
              <w:noProof/>
              <w:kern w:val="2"/>
              <w:sz w:val="24"/>
              <w:szCs w:val="24"/>
              <w:lang w:val="fr-FR" w:eastAsia="fr-FR"/>
              <w14:ligatures w14:val="standardContextual"/>
            </w:rPr>
          </w:pPr>
          <w:hyperlink w:anchor="_Toc231291065" w:history="1">
            <w:r>
              <w:rPr>
                <w:rStyle w:val="Lienhypertexte"/>
                <w:noProof/>
                <w:lang w:val="fr-FR"/>
              </w:rPr>
              <w:t>Bibliographie</w:t>
            </w:r>
            <w:r>
              <w:rPr>
                <w:noProof/>
                <w:webHidden/>
              </w:rPr>
              <w:tab/>
            </w:r>
            <w:r>
              <w:rPr>
                <w:noProof/>
                <w:webHidden/>
              </w:rPr>
              <w:fldChar w:fldCharType="begin"/>
            </w:r>
            <w:r>
              <w:rPr>
                <w:noProof/>
                <w:webHidden/>
              </w:rPr>
              <w:instrText xml:space="preserve"> PAGEREF _Toc231291065 \h </w:instrText>
            </w:r>
            <w:r>
              <w:rPr>
                <w:noProof/>
                <w:webHidden/>
              </w:rPr>
            </w:r>
            <w:r>
              <w:rPr>
                <w:noProof/>
                <w:webHidden/>
              </w:rPr>
              <w:fldChar w:fldCharType="separate"/>
            </w:r>
            <w:r w:rsidR="00BF3AB3">
              <w:rPr>
                <w:noProof/>
                <w:webHidden/>
              </w:rPr>
              <w:t>34</w:t>
            </w:r>
            <w:r>
              <w:rPr>
                <w:noProof/>
                <w:webHidden/>
              </w:rPr>
              <w:fldChar w:fldCharType="end"/>
            </w:r>
          </w:hyperlink>
        </w:p>
        <w:p w14:paraId="67E66B66" w14:textId="25E100FE" w:rsidR="003A6C69" w:rsidRDefault="003A6C69">
          <w:pPr>
            <w:pStyle w:val="TM1"/>
            <w:tabs>
              <w:tab w:val="right" w:leader="dot" w:pos="9112"/>
            </w:tabs>
            <w:rPr>
              <w:noProof/>
              <w:kern w:val="2"/>
              <w:sz w:val="24"/>
              <w:szCs w:val="24"/>
              <w:lang w:val="fr-FR" w:eastAsia="fr-FR"/>
              <w14:ligatures w14:val="standardContextual"/>
            </w:rPr>
          </w:pPr>
          <w:hyperlink w:anchor="_Toc231291066" w:history="1">
            <w:r>
              <w:rPr>
                <w:rStyle w:val="Lienhypertexte"/>
                <w:noProof/>
                <w:lang w:val="fr-FR"/>
              </w:rPr>
              <w:t>Annexes</w:t>
            </w:r>
            <w:r>
              <w:rPr>
                <w:noProof/>
                <w:webHidden/>
              </w:rPr>
              <w:tab/>
            </w:r>
            <w:r>
              <w:rPr>
                <w:noProof/>
                <w:webHidden/>
              </w:rPr>
              <w:fldChar w:fldCharType="begin"/>
            </w:r>
            <w:r>
              <w:rPr>
                <w:noProof/>
                <w:webHidden/>
              </w:rPr>
              <w:instrText xml:space="preserve"> PAGEREF _Toc231291066 \h </w:instrText>
            </w:r>
            <w:r>
              <w:rPr>
                <w:noProof/>
                <w:webHidden/>
              </w:rPr>
            </w:r>
            <w:r>
              <w:rPr>
                <w:noProof/>
                <w:webHidden/>
              </w:rPr>
              <w:fldChar w:fldCharType="separate"/>
            </w:r>
            <w:r w:rsidR="00BF3AB3">
              <w:rPr>
                <w:noProof/>
                <w:webHidden/>
              </w:rPr>
              <w:t>35</w:t>
            </w:r>
            <w:r>
              <w:rPr>
                <w:noProof/>
                <w:webHidden/>
              </w:rPr>
              <w:fldChar w:fldCharType="end"/>
            </w:r>
          </w:hyperlink>
        </w:p>
        <w:p w14:paraId="0DB30C3D" w14:textId="43EFC459" w:rsidR="003A6C69" w:rsidRDefault="003A6C69">
          <w:pPr>
            <w:pStyle w:val="TM2"/>
            <w:tabs>
              <w:tab w:val="right" w:leader="dot" w:pos="9112"/>
            </w:tabs>
            <w:rPr>
              <w:noProof/>
              <w:kern w:val="2"/>
              <w:sz w:val="24"/>
              <w:szCs w:val="24"/>
              <w:lang w:val="fr-FR" w:eastAsia="fr-FR"/>
              <w14:ligatures w14:val="standardContextual"/>
            </w:rPr>
          </w:pPr>
          <w:hyperlink w:anchor="_Toc231291067" w:history="1">
            <w:r>
              <w:rPr>
                <w:rStyle w:val="Lienhypertexte"/>
                <w:noProof/>
                <w:lang w:val="fr-FR"/>
              </w:rPr>
              <w:t>Annexe A1 — Système d'équations ODE complet</w:t>
            </w:r>
            <w:r>
              <w:rPr>
                <w:noProof/>
                <w:webHidden/>
              </w:rPr>
              <w:tab/>
            </w:r>
            <w:r>
              <w:rPr>
                <w:noProof/>
                <w:webHidden/>
              </w:rPr>
              <w:fldChar w:fldCharType="begin"/>
            </w:r>
            <w:r>
              <w:rPr>
                <w:noProof/>
                <w:webHidden/>
              </w:rPr>
              <w:instrText xml:space="preserve"> PAGEREF _Toc231291067 \h </w:instrText>
            </w:r>
            <w:r>
              <w:rPr>
                <w:noProof/>
                <w:webHidden/>
              </w:rPr>
            </w:r>
            <w:r>
              <w:rPr>
                <w:noProof/>
                <w:webHidden/>
              </w:rPr>
              <w:fldChar w:fldCharType="separate"/>
            </w:r>
            <w:r w:rsidR="00BF3AB3">
              <w:rPr>
                <w:noProof/>
                <w:webHidden/>
              </w:rPr>
              <w:t>35</w:t>
            </w:r>
            <w:r>
              <w:rPr>
                <w:noProof/>
                <w:webHidden/>
              </w:rPr>
              <w:fldChar w:fldCharType="end"/>
            </w:r>
          </w:hyperlink>
        </w:p>
        <w:p w14:paraId="28E92E05" w14:textId="604C6D63" w:rsidR="003A6C69" w:rsidRDefault="003A6C69">
          <w:pPr>
            <w:pStyle w:val="TM2"/>
            <w:tabs>
              <w:tab w:val="right" w:leader="dot" w:pos="9112"/>
            </w:tabs>
            <w:rPr>
              <w:noProof/>
              <w:kern w:val="2"/>
              <w:sz w:val="24"/>
              <w:szCs w:val="24"/>
              <w:lang w:val="fr-FR" w:eastAsia="fr-FR"/>
              <w14:ligatures w14:val="standardContextual"/>
            </w:rPr>
          </w:pPr>
          <w:hyperlink w:anchor="_Toc231291068" w:history="1">
            <w:r>
              <w:rPr>
                <w:rStyle w:val="Lienhypertexte"/>
                <w:noProof/>
                <w:lang w:val="fr-FR"/>
              </w:rPr>
              <w:t>Annexe A2 — Paramètres biologiques par espèce</w:t>
            </w:r>
            <w:r>
              <w:rPr>
                <w:noProof/>
                <w:webHidden/>
              </w:rPr>
              <w:tab/>
            </w:r>
            <w:r>
              <w:rPr>
                <w:noProof/>
                <w:webHidden/>
              </w:rPr>
              <w:fldChar w:fldCharType="begin"/>
            </w:r>
            <w:r>
              <w:rPr>
                <w:noProof/>
                <w:webHidden/>
              </w:rPr>
              <w:instrText xml:space="preserve"> PAGEREF _Toc231291068 \h </w:instrText>
            </w:r>
            <w:r>
              <w:rPr>
                <w:noProof/>
                <w:webHidden/>
              </w:rPr>
            </w:r>
            <w:r>
              <w:rPr>
                <w:noProof/>
                <w:webHidden/>
              </w:rPr>
              <w:fldChar w:fldCharType="separate"/>
            </w:r>
            <w:r w:rsidR="00BF3AB3">
              <w:rPr>
                <w:noProof/>
                <w:webHidden/>
              </w:rPr>
              <w:t>36</w:t>
            </w:r>
            <w:r>
              <w:rPr>
                <w:noProof/>
                <w:webHidden/>
              </w:rPr>
              <w:fldChar w:fldCharType="end"/>
            </w:r>
          </w:hyperlink>
        </w:p>
        <w:p w14:paraId="14972F97" w14:textId="6F0D4DBF" w:rsidR="003A6C69" w:rsidRDefault="003A6C69">
          <w:pPr>
            <w:pStyle w:val="TM2"/>
            <w:tabs>
              <w:tab w:val="right" w:leader="dot" w:pos="9112"/>
            </w:tabs>
            <w:rPr>
              <w:noProof/>
              <w:kern w:val="2"/>
              <w:sz w:val="24"/>
              <w:szCs w:val="24"/>
              <w:lang w:val="fr-FR" w:eastAsia="fr-FR"/>
              <w14:ligatures w14:val="standardContextual"/>
            </w:rPr>
          </w:pPr>
          <w:hyperlink w:anchor="_Toc231291069" w:history="1">
            <w:r>
              <w:rPr>
                <w:rStyle w:val="Lienhypertexte"/>
                <w:noProof/>
                <w:lang w:val="fr-FR"/>
              </w:rPr>
              <w:t>Annexe A3 — Seuils CTCAE v5 utilisés dans le modèle</w:t>
            </w:r>
            <w:r>
              <w:rPr>
                <w:noProof/>
                <w:webHidden/>
              </w:rPr>
              <w:tab/>
            </w:r>
            <w:r>
              <w:rPr>
                <w:noProof/>
                <w:webHidden/>
              </w:rPr>
              <w:fldChar w:fldCharType="begin"/>
            </w:r>
            <w:r>
              <w:rPr>
                <w:noProof/>
                <w:webHidden/>
              </w:rPr>
              <w:instrText xml:space="preserve"> PAGEREF _Toc231291069 \h </w:instrText>
            </w:r>
            <w:r>
              <w:rPr>
                <w:noProof/>
                <w:webHidden/>
              </w:rPr>
            </w:r>
            <w:r>
              <w:rPr>
                <w:noProof/>
                <w:webHidden/>
              </w:rPr>
              <w:fldChar w:fldCharType="separate"/>
            </w:r>
            <w:r w:rsidR="00BF3AB3">
              <w:rPr>
                <w:noProof/>
                <w:webHidden/>
              </w:rPr>
              <w:t>36</w:t>
            </w:r>
            <w:r>
              <w:rPr>
                <w:noProof/>
                <w:webHidden/>
              </w:rPr>
              <w:fldChar w:fldCharType="end"/>
            </w:r>
          </w:hyperlink>
        </w:p>
        <w:p w14:paraId="0709690F" w14:textId="6C6C8FF8" w:rsidR="003A6C69" w:rsidRDefault="003A6C69">
          <w:pPr>
            <w:pStyle w:val="TM2"/>
            <w:tabs>
              <w:tab w:val="right" w:leader="dot" w:pos="9112"/>
            </w:tabs>
            <w:rPr>
              <w:noProof/>
              <w:kern w:val="2"/>
              <w:sz w:val="24"/>
              <w:szCs w:val="24"/>
              <w:lang w:val="fr-FR" w:eastAsia="fr-FR"/>
              <w14:ligatures w14:val="standardContextual"/>
            </w:rPr>
          </w:pPr>
          <w:hyperlink w:anchor="_Toc231291070" w:history="1">
            <w:r>
              <w:rPr>
                <w:rStyle w:val="Lienhypertexte"/>
                <w:noProof/>
                <w:lang w:val="fr-FR"/>
              </w:rPr>
              <w:t>Annexe A4 — Structure du code R (organisation des scripts)</w:t>
            </w:r>
            <w:r>
              <w:rPr>
                <w:noProof/>
                <w:webHidden/>
              </w:rPr>
              <w:tab/>
            </w:r>
            <w:r>
              <w:rPr>
                <w:noProof/>
                <w:webHidden/>
              </w:rPr>
              <w:fldChar w:fldCharType="begin"/>
            </w:r>
            <w:r>
              <w:rPr>
                <w:noProof/>
                <w:webHidden/>
              </w:rPr>
              <w:instrText xml:space="preserve"> PAGEREF _Toc231291070 \h </w:instrText>
            </w:r>
            <w:r>
              <w:rPr>
                <w:noProof/>
                <w:webHidden/>
              </w:rPr>
            </w:r>
            <w:r>
              <w:rPr>
                <w:noProof/>
                <w:webHidden/>
              </w:rPr>
              <w:fldChar w:fldCharType="separate"/>
            </w:r>
            <w:r w:rsidR="00BF3AB3">
              <w:rPr>
                <w:noProof/>
                <w:webHidden/>
              </w:rPr>
              <w:t>36</w:t>
            </w:r>
            <w:r>
              <w:rPr>
                <w:noProof/>
                <w:webHidden/>
              </w:rPr>
              <w:fldChar w:fldCharType="end"/>
            </w:r>
          </w:hyperlink>
        </w:p>
        <w:p w14:paraId="7CD144E5" w14:textId="68065785" w:rsidR="00722AA6" w:rsidRPr="00722AA6" w:rsidRDefault="00722AA6">
          <w:pPr>
            <w:rPr>
              <w:lang w:val="fr-FR"/>
            </w:rPr>
          </w:pPr>
          <w:r>
            <w:rPr>
              <w:b/>
              <w:bCs/>
            </w:rPr>
            <w:fldChar w:fldCharType="end"/>
          </w:r>
        </w:p>
      </w:sdtContent>
    </w:sdt>
    <w:p w14:paraId="7C1335B4" w14:textId="76056A0D" w:rsidR="00722AA6" w:rsidRPr="00722AA6" w:rsidRDefault="00722AA6">
      <w:pPr>
        <w:rPr>
          <w:lang w:val="fr-FR"/>
        </w:rPr>
      </w:pPr>
    </w:p>
    <w:p w14:paraId="672A8AD4" w14:textId="77777777" w:rsidR="006573EB" w:rsidRDefault="006573EB">
      <w:pPr>
        <w:rPr>
          <w:lang w:val="fr-FR"/>
        </w:rPr>
      </w:pPr>
    </w:p>
    <w:p w14:paraId="2A761E02" w14:textId="77777777" w:rsidR="00722AA6" w:rsidRDefault="00722AA6">
      <w:pPr>
        <w:rPr>
          <w:lang w:val="fr-FR"/>
        </w:rPr>
      </w:pPr>
    </w:p>
    <w:p w14:paraId="4D320236" w14:textId="77777777" w:rsidR="00722AA6" w:rsidRDefault="00722AA6">
      <w:pPr>
        <w:rPr>
          <w:lang w:val="fr-FR"/>
        </w:rPr>
      </w:pPr>
    </w:p>
    <w:p w14:paraId="15F519E2" w14:textId="77777777" w:rsidR="00722AA6" w:rsidRDefault="00722AA6">
      <w:pPr>
        <w:rPr>
          <w:lang w:val="fr-FR"/>
        </w:rPr>
      </w:pPr>
    </w:p>
    <w:p w14:paraId="3C6DCDF5" w14:textId="77777777" w:rsidR="00722AA6" w:rsidRDefault="00722AA6">
      <w:pPr>
        <w:rPr>
          <w:lang w:val="fr-FR"/>
        </w:rPr>
      </w:pPr>
    </w:p>
    <w:p w14:paraId="7E2D4A6C" w14:textId="77777777" w:rsidR="006573EB" w:rsidRPr="00A82107" w:rsidRDefault="00C2228B" w:rsidP="00A41DCE">
      <w:pPr>
        <w:pStyle w:val="Titre1"/>
        <w:rPr>
          <w:lang w:val="fr-FR"/>
        </w:rPr>
      </w:pPr>
      <w:bookmarkStart w:id="35" w:name="_Toc231291016"/>
      <w:r>
        <w:rPr>
          <w:lang w:val="fr-FR"/>
        </w:rPr>
        <w:t>I. Introduction</w:t>
      </w:r>
      <w:bookmarkEnd w:id="35"/>
    </w:p>
    <w:p w14:paraId="2A8D1D5A" w14:textId="77777777" w:rsidR="00477516" w:rsidRPr="008E6DFB" w:rsidRDefault="00C2228B" w:rsidP="00A41DCE">
      <w:pPr>
        <w:pStyle w:val="Titre2"/>
        <w:rPr>
          <w:lang w:val="fr-FR"/>
        </w:rPr>
      </w:pPr>
      <w:bookmarkStart w:id="36" w:name="_Toc231291017"/>
      <w:r>
        <w:rPr>
          <w:lang w:val="fr-FR"/>
        </w:rPr>
        <w:t>1.0 Contexte du stage : Pierre Fabre et la pharmacologie quantitative</w:t>
      </w:r>
      <w:bookmarkEnd w:id="36"/>
    </w:p>
    <w:p w14:paraId="02ABD2F3" w14:textId="7E6EB358" w:rsidR="00477516" w:rsidRPr="00630D81" w:rsidRDefault="00C2228B">
      <w:pPr>
        <w:ind w:firstLine="720"/>
        <w:jc w:val="both"/>
        <w:rPr>
          <w:rFonts w:ascii="Times New Roman" w:hAnsi="Times New Roman"/>
          <w:sz w:val="24"/>
          <w:szCs w:val="24"/>
          <w:lang w:val="fr-FR"/>
          <w:rPrChange w:id="37" w:author="GUIGNARD Davy" w:date="2026-06-04T17:21:00Z" w16du:dateUtc="2026-06-04T15:21:00Z">
            <w:rPr>
              <w:sz w:val="24"/>
              <w:szCs w:val="24"/>
              <w:lang w:val="fr-FR"/>
            </w:rPr>
          </w:rPrChange>
        </w:rPr>
        <w:pPrChange w:id="38" w:author="GUIGNARD Davy" w:date="2026-06-04T17:33:00Z" w16du:dateUtc="2026-06-04T15:33:00Z">
          <w:pPr/>
        </w:pPrChange>
      </w:pPr>
      <w:r w:rsidRPr="00630D81">
        <w:rPr>
          <w:rFonts w:ascii="Times New Roman" w:hAnsi="Times New Roman"/>
          <w:sz w:val="24"/>
          <w:szCs w:val="24"/>
          <w:lang w:val="fr-FR"/>
          <w:rPrChange w:id="39" w:author="GUIGNARD Davy" w:date="2026-06-04T17:21:00Z" w16du:dateUtc="2026-06-04T15:21:00Z">
            <w:rPr>
              <w:sz w:val="24"/>
              <w:szCs w:val="24"/>
              <w:lang w:val="fr-FR"/>
            </w:rPr>
          </w:rPrChange>
        </w:rPr>
        <w:t xml:space="preserve">Ce stage a été réalisé au sein du groupe Pierre Fabre, acteur pharmaceutique français indépendant dont l'activité en oncologie connaît un essor significatif. L'entreprise développe plusieurs composés anticancéreux, dont des anticorps-drogue conjugués ciblant des récepteurs surexprimés dans les tumeurs solides. L'équipe </w:t>
      </w:r>
      <w:del w:id="40" w:author="GUIGNARD Davy" w:date="2026-06-04T17:22:00Z" w16du:dateUtc="2026-06-04T15:22:00Z">
        <w:r w:rsidRPr="00630D81" w:rsidDel="00D82011">
          <w:rPr>
            <w:rFonts w:ascii="Times New Roman" w:hAnsi="Times New Roman"/>
            <w:sz w:val="24"/>
            <w:szCs w:val="24"/>
            <w:lang w:val="fr-FR"/>
            <w:rPrChange w:id="41" w:author="GUIGNARD Davy" w:date="2026-06-04T17:21:00Z" w16du:dateUtc="2026-06-04T15:21:00Z">
              <w:rPr>
                <w:sz w:val="24"/>
                <w:szCs w:val="24"/>
                <w:lang w:val="fr-FR"/>
              </w:rPr>
            </w:rPrChange>
          </w:rPr>
          <w:delText>PK</w:delText>
        </w:r>
      </w:del>
      <w:ins w:id="42" w:author="GUIGNARD Davy" w:date="2026-06-04T17:22:00Z" w16du:dateUtc="2026-06-04T15:22:00Z">
        <w:r w:rsidR="00D82011">
          <w:rPr>
            <w:rFonts w:ascii="Times New Roman" w:hAnsi="Times New Roman"/>
            <w:sz w:val="24"/>
            <w:szCs w:val="24"/>
            <w:lang w:val="fr-FR"/>
          </w:rPr>
          <w:t>pharmacocinétique</w:t>
        </w:r>
      </w:ins>
      <w:r w:rsidRPr="00630D81">
        <w:rPr>
          <w:rFonts w:ascii="Times New Roman" w:hAnsi="Times New Roman"/>
          <w:sz w:val="24"/>
          <w:szCs w:val="24"/>
          <w:lang w:val="fr-FR"/>
          <w:rPrChange w:id="43" w:author="GUIGNARD Davy" w:date="2026-06-04T17:21:00Z" w16du:dateUtc="2026-06-04T15:21:00Z">
            <w:rPr>
              <w:sz w:val="24"/>
              <w:szCs w:val="24"/>
              <w:lang w:val="fr-FR"/>
            </w:rPr>
          </w:rPrChange>
        </w:rPr>
        <w:t>/</w:t>
      </w:r>
      <w:ins w:id="44" w:author="GUIGNARD Davy" w:date="2026-06-04T17:22:00Z" w16du:dateUtc="2026-06-04T15:22:00Z">
        <w:r w:rsidR="00D82011">
          <w:rPr>
            <w:rFonts w:ascii="Times New Roman" w:hAnsi="Times New Roman"/>
            <w:sz w:val="24"/>
            <w:szCs w:val="24"/>
            <w:lang w:val="fr-FR"/>
          </w:rPr>
          <w:t>t</w:t>
        </w:r>
      </w:ins>
      <w:del w:id="45" w:author="GUIGNARD Davy" w:date="2026-06-04T17:22:00Z" w16du:dateUtc="2026-06-04T15:22:00Z">
        <w:r w:rsidRPr="00630D81" w:rsidDel="00D82011">
          <w:rPr>
            <w:rFonts w:ascii="Times New Roman" w:hAnsi="Times New Roman"/>
            <w:sz w:val="24"/>
            <w:szCs w:val="24"/>
            <w:lang w:val="fr-FR"/>
            <w:rPrChange w:id="46" w:author="GUIGNARD Davy" w:date="2026-06-04T17:21:00Z" w16du:dateUtc="2026-06-04T15:21:00Z">
              <w:rPr>
                <w:sz w:val="24"/>
                <w:szCs w:val="24"/>
                <w:lang w:val="fr-FR"/>
              </w:rPr>
            </w:rPrChange>
          </w:rPr>
          <w:delText>T</w:delText>
        </w:r>
      </w:del>
      <w:r w:rsidRPr="00630D81">
        <w:rPr>
          <w:rFonts w:ascii="Times New Roman" w:hAnsi="Times New Roman"/>
          <w:sz w:val="24"/>
          <w:szCs w:val="24"/>
          <w:lang w:val="fr-FR"/>
          <w:rPrChange w:id="47" w:author="GUIGNARD Davy" w:date="2026-06-04T17:21:00Z" w16du:dateUtc="2026-06-04T15:21:00Z">
            <w:rPr>
              <w:sz w:val="24"/>
              <w:szCs w:val="24"/>
              <w:lang w:val="fr-FR"/>
            </w:rPr>
          </w:rPrChange>
        </w:rPr>
        <w:t>oxicologie, dans laquelle s'inscrit ce stage, est chargée de la caractérisation pharmacocinétique</w:t>
      </w:r>
      <w:ins w:id="48" w:author="GUIGNARD Davy" w:date="2026-06-04T17:23:00Z" w16du:dateUtc="2026-06-04T15:23:00Z">
        <w:r w:rsidR="003D0EBD">
          <w:rPr>
            <w:rFonts w:ascii="Times New Roman" w:hAnsi="Times New Roman"/>
            <w:sz w:val="24"/>
            <w:szCs w:val="24"/>
            <w:lang w:val="fr-FR"/>
          </w:rPr>
          <w:t>,</w:t>
        </w:r>
      </w:ins>
      <w:del w:id="49" w:author="GUIGNARD Davy" w:date="2026-06-04T17:23:00Z" w16du:dateUtc="2026-06-04T15:23:00Z">
        <w:r w:rsidRPr="00630D81" w:rsidDel="003D0EBD">
          <w:rPr>
            <w:rFonts w:ascii="Times New Roman" w:hAnsi="Times New Roman"/>
            <w:sz w:val="24"/>
            <w:szCs w:val="24"/>
            <w:lang w:val="fr-FR"/>
            <w:rPrChange w:id="50" w:author="GUIGNARD Davy" w:date="2026-06-04T17:21:00Z" w16du:dateUtc="2026-06-04T15:21:00Z">
              <w:rPr>
                <w:sz w:val="24"/>
                <w:szCs w:val="24"/>
                <w:lang w:val="fr-FR"/>
              </w:rPr>
            </w:rPrChange>
          </w:rPr>
          <w:delText xml:space="preserve"> et</w:delText>
        </w:r>
      </w:del>
      <w:r w:rsidRPr="00630D81">
        <w:rPr>
          <w:rFonts w:ascii="Times New Roman" w:hAnsi="Times New Roman"/>
          <w:sz w:val="24"/>
          <w:szCs w:val="24"/>
          <w:lang w:val="fr-FR"/>
          <w:rPrChange w:id="51" w:author="GUIGNARD Davy" w:date="2026-06-04T17:21:00Z" w16du:dateUtc="2026-06-04T15:21:00Z">
            <w:rPr>
              <w:sz w:val="24"/>
              <w:szCs w:val="24"/>
              <w:lang w:val="fr-FR"/>
            </w:rPr>
          </w:rPrChange>
        </w:rPr>
        <w:t xml:space="preserve"> pharmacodynamique </w:t>
      </w:r>
      <w:ins w:id="52" w:author="GUIGNARD Davy" w:date="2026-06-04T17:23:00Z" w16du:dateUtc="2026-06-04T15:23:00Z">
        <w:r w:rsidR="003D0EBD">
          <w:rPr>
            <w:rFonts w:ascii="Times New Roman" w:hAnsi="Times New Roman"/>
            <w:sz w:val="24"/>
            <w:szCs w:val="24"/>
            <w:lang w:val="fr-FR"/>
          </w:rPr>
          <w:t xml:space="preserve">et toxicologique </w:t>
        </w:r>
      </w:ins>
      <w:r w:rsidRPr="00630D81">
        <w:rPr>
          <w:rFonts w:ascii="Times New Roman" w:hAnsi="Times New Roman"/>
          <w:sz w:val="24"/>
          <w:szCs w:val="24"/>
          <w:lang w:val="fr-FR"/>
          <w:rPrChange w:id="53" w:author="GUIGNARD Davy" w:date="2026-06-04T17:21:00Z" w16du:dateUtc="2026-06-04T15:21:00Z">
            <w:rPr>
              <w:sz w:val="24"/>
              <w:szCs w:val="24"/>
              <w:lang w:val="fr-FR"/>
            </w:rPr>
          </w:rPrChange>
        </w:rPr>
        <w:t xml:space="preserve">des candidats-médicaments aux stades précliniques et de la transition vers les premiers essais cliniques. Dans ce cadre, la prédiction quantitative de la toxicité hématologique, principale toxicité dose-limitante des </w:t>
      </w:r>
      <w:proofErr w:type="spellStart"/>
      <w:r w:rsidRPr="00630D81">
        <w:rPr>
          <w:rFonts w:ascii="Times New Roman" w:hAnsi="Times New Roman"/>
          <w:sz w:val="24"/>
          <w:szCs w:val="24"/>
          <w:lang w:val="fr-FR"/>
          <w:rPrChange w:id="54" w:author="GUIGNARD Davy" w:date="2026-06-04T17:21:00Z" w16du:dateUtc="2026-06-04T15:21:00Z">
            <w:rPr>
              <w:sz w:val="24"/>
              <w:szCs w:val="24"/>
              <w:lang w:val="fr-FR"/>
            </w:rPr>
          </w:rPrChange>
        </w:rPr>
        <w:t>ADCs</w:t>
      </w:r>
      <w:proofErr w:type="spellEnd"/>
      <w:r w:rsidRPr="00630D81">
        <w:rPr>
          <w:rFonts w:ascii="Times New Roman" w:hAnsi="Times New Roman"/>
          <w:sz w:val="24"/>
          <w:szCs w:val="24"/>
          <w:lang w:val="fr-FR"/>
          <w:rPrChange w:id="55" w:author="GUIGNARD Davy" w:date="2026-06-04T17:21:00Z" w16du:dateUtc="2026-06-04T15:21:00Z">
            <w:rPr>
              <w:sz w:val="24"/>
              <w:szCs w:val="24"/>
              <w:lang w:val="fr-FR"/>
            </w:rPr>
          </w:rPrChange>
        </w:rPr>
        <w:t xml:space="preserve">, constitue un enjeu </w:t>
      </w:r>
      <w:ins w:id="56" w:author="PETAIN Aurelie" w:date="2026-06-05T09:20:00Z" w16du:dateUtc="2026-06-05T07:20:00Z">
        <w:r w:rsidR="00A016F0">
          <w:rPr>
            <w:rFonts w:ascii="Times New Roman" w:hAnsi="Times New Roman"/>
            <w:sz w:val="24"/>
            <w:szCs w:val="24"/>
            <w:lang w:val="fr-FR"/>
          </w:rPr>
          <w:t>prim</w:t>
        </w:r>
      </w:ins>
      <w:ins w:id="57" w:author="PETAIN Aurelie" w:date="2026-06-05T09:21:00Z" w16du:dateUtc="2026-06-05T07:21:00Z">
        <w:r w:rsidR="00A016F0">
          <w:rPr>
            <w:rFonts w:ascii="Times New Roman" w:hAnsi="Times New Roman"/>
            <w:sz w:val="24"/>
            <w:szCs w:val="24"/>
            <w:lang w:val="fr-FR"/>
          </w:rPr>
          <w:t>ordial pour la sécurité des pati</w:t>
        </w:r>
        <w:r w:rsidR="00AB4394">
          <w:rPr>
            <w:rFonts w:ascii="Times New Roman" w:hAnsi="Times New Roman"/>
            <w:sz w:val="24"/>
            <w:szCs w:val="24"/>
            <w:lang w:val="fr-FR"/>
          </w:rPr>
          <w:t xml:space="preserve">ents et important </w:t>
        </w:r>
      </w:ins>
      <w:r w:rsidRPr="00630D81">
        <w:rPr>
          <w:rFonts w:ascii="Times New Roman" w:hAnsi="Times New Roman"/>
          <w:sz w:val="24"/>
          <w:szCs w:val="24"/>
          <w:lang w:val="fr-FR"/>
          <w:rPrChange w:id="58" w:author="GUIGNARD Davy" w:date="2026-06-04T17:21:00Z" w16du:dateUtc="2026-06-04T15:21:00Z">
            <w:rPr>
              <w:sz w:val="24"/>
              <w:szCs w:val="24"/>
              <w:lang w:val="fr-FR"/>
            </w:rPr>
          </w:rPrChange>
        </w:rPr>
        <w:t>opérationnel</w:t>
      </w:r>
      <w:ins w:id="59" w:author="PETAIN Aurelie" w:date="2026-06-05T09:21:00Z" w16du:dateUtc="2026-06-05T07:21:00Z">
        <w:r w:rsidR="00AB4394">
          <w:rPr>
            <w:rFonts w:ascii="Times New Roman" w:hAnsi="Times New Roman"/>
            <w:sz w:val="24"/>
            <w:szCs w:val="24"/>
            <w:lang w:val="fr-FR"/>
          </w:rPr>
          <w:t>lement :</w:t>
        </w:r>
      </w:ins>
      <w:del w:id="60" w:author="PETAIN Aurelie" w:date="2026-06-05T09:21:00Z" w16du:dateUtc="2026-06-05T07:21:00Z">
        <w:r w:rsidRPr="00630D81">
          <w:rPr>
            <w:rFonts w:ascii="Times New Roman" w:hAnsi="Times New Roman"/>
            <w:sz w:val="24"/>
            <w:szCs w:val="24"/>
            <w:lang w:val="fr-FR"/>
            <w:rPrChange w:id="61" w:author="GUIGNARD Davy" w:date="2026-06-04T17:21:00Z" w16du:dateUtc="2026-06-04T15:21:00Z">
              <w:rPr>
                <w:sz w:val="24"/>
                <w:szCs w:val="24"/>
                <w:lang w:val="fr-FR"/>
              </w:rPr>
            </w:rPrChange>
          </w:rPr>
          <w:delText xml:space="preserve"> </w:delText>
        </w:r>
      </w:del>
      <w:commentRangeStart w:id="62"/>
      <w:ins w:id="63" w:author="GUIGNARD Davy" w:date="2026-06-04T17:25:00Z" w16du:dateUtc="2026-06-04T15:25:00Z">
        <w:del w:id="64" w:author="PETAIN Aurelie" w:date="2026-06-05T09:21:00Z" w16du:dateUtc="2026-06-05T07:21:00Z">
          <w:r w:rsidR="007A5256">
            <w:rPr>
              <w:rFonts w:ascii="Times New Roman" w:hAnsi="Times New Roman"/>
              <w:sz w:val="24"/>
              <w:szCs w:val="24"/>
              <w:lang w:val="fr-FR"/>
            </w:rPr>
            <w:delText xml:space="preserve">et sécuritaire </w:delText>
          </w:r>
        </w:del>
      </w:ins>
      <w:commentRangeEnd w:id="62"/>
      <w:ins w:id="65" w:author="GUIGNARD Davy" w:date="2026-06-04T17:26:00Z" w16du:dateUtc="2026-06-04T15:26:00Z">
        <w:del w:id="66" w:author="PETAIN Aurelie" w:date="2026-06-05T09:21:00Z" w16du:dateUtc="2026-06-05T07:21:00Z">
          <w:r w:rsidR="00FA60EB" w:rsidRPr="00630D81">
            <w:rPr>
              <w:rStyle w:val="CommentReference"/>
              <w:rFonts w:ascii="Times New Roman" w:hAnsi="Times New Roman"/>
              <w:sz w:val="24"/>
              <w:szCs w:val="24"/>
              <w:lang w:val="fr-FR"/>
              <w:rPrChange w:id="67" w:author="GUIGNARD Davy" w:date="2026-06-04T17:21:00Z" w16du:dateUtc="2026-06-04T15:21:00Z">
                <w:rPr>
                  <w:rStyle w:val="CommentReference"/>
                  <w:sz w:val="24"/>
                  <w:szCs w:val="24"/>
                  <w:lang w:val="fr-FR"/>
                </w:rPr>
              </w:rPrChange>
            </w:rPr>
            <w:commentReference w:id="62"/>
          </w:r>
        </w:del>
      </w:ins>
      <w:del w:id="68" w:author="PETAIN Aurelie" w:date="2026-06-05T09:21:00Z" w16du:dateUtc="2026-06-05T07:21:00Z">
        <w:r w:rsidRPr="00630D81">
          <w:rPr>
            <w:rFonts w:ascii="Times New Roman" w:hAnsi="Times New Roman"/>
            <w:sz w:val="24"/>
            <w:szCs w:val="24"/>
            <w:lang w:val="fr-FR"/>
            <w:rPrChange w:id="69" w:author="GUIGNARD Davy" w:date="2026-06-04T17:21:00Z" w16du:dateUtc="2026-06-04T15:21:00Z">
              <w:rPr>
                <w:sz w:val="24"/>
                <w:szCs w:val="24"/>
                <w:lang w:val="fr-FR"/>
              </w:rPr>
            </w:rPrChange>
          </w:rPr>
          <w:delText xml:space="preserve">direct </w:delText>
        </w:r>
      </w:del>
      <w:r w:rsidRPr="00630D81">
        <w:rPr>
          <w:rFonts w:ascii="Times New Roman" w:hAnsi="Times New Roman"/>
          <w:sz w:val="24"/>
          <w:szCs w:val="24"/>
          <w:lang w:val="fr-FR"/>
          <w:rPrChange w:id="70" w:author="GUIGNARD Davy" w:date="2026-06-04T17:21:00Z" w16du:dateUtc="2026-06-04T15:21:00Z">
            <w:rPr>
              <w:sz w:val="24"/>
              <w:szCs w:val="24"/>
              <w:lang w:val="fr-FR"/>
            </w:rPr>
          </w:rPrChange>
        </w:rPr>
        <w:t>: elle conditionne le choix de la</w:t>
      </w:r>
      <w:ins w:id="71" w:author="GUIGNARD Davy" w:date="2026-06-04T17:24:00Z" w16du:dateUtc="2026-06-04T15:24:00Z">
        <w:r w:rsidR="00600EB9">
          <w:rPr>
            <w:rFonts w:ascii="Times New Roman" w:hAnsi="Times New Roman"/>
            <w:sz w:val="24"/>
            <w:szCs w:val="24"/>
            <w:lang w:val="fr-FR"/>
          </w:rPr>
          <w:t xml:space="preserve"> </w:t>
        </w:r>
      </w:ins>
      <w:r w:rsidRPr="00630D81">
        <w:rPr>
          <w:rFonts w:ascii="Times New Roman" w:hAnsi="Times New Roman"/>
          <w:sz w:val="24"/>
          <w:szCs w:val="24"/>
          <w:lang w:val="fr-FR"/>
          <w:rPrChange w:id="72" w:author="GUIGNARD Davy" w:date="2026-06-04T17:21:00Z" w16du:dateUtc="2026-06-04T15:21:00Z">
            <w:rPr>
              <w:sz w:val="24"/>
              <w:szCs w:val="24"/>
              <w:lang w:val="fr-FR"/>
            </w:rPr>
          </w:rPrChange>
        </w:rPr>
        <w:t xml:space="preserve">première dose administrée chez l’homme, la définition des critères </w:t>
      </w:r>
      <w:commentRangeStart w:id="73"/>
      <w:r w:rsidRPr="00630D81">
        <w:rPr>
          <w:rFonts w:ascii="Times New Roman" w:hAnsi="Times New Roman"/>
          <w:sz w:val="24"/>
          <w:szCs w:val="24"/>
          <w:lang w:val="fr-FR"/>
          <w:rPrChange w:id="74" w:author="GUIGNARD Davy" w:date="2026-06-04T17:21:00Z" w16du:dateUtc="2026-06-04T15:21:00Z">
            <w:rPr>
              <w:sz w:val="24"/>
              <w:szCs w:val="24"/>
              <w:lang w:val="fr-FR"/>
            </w:rPr>
          </w:rPrChange>
        </w:rPr>
        <w:t>d'arrêt de dose</w:t>
      </w:r>
      <w:commentRangeEnd w:id="73"/>
      <w:r w:rsidR="001C6C6D" w:rsidRPr="00630D81">
        <w:rPr>
          <w:rStyle w:val="CommentReference"/>
          <w:rFonts w:ascii="Times New Roman" w:hAnsi="Times New Roman"/>
          <w:sz w:val="24"/>
          <w:szCs w:val="24"/>
          <w:lang w:val="fr-FR"/>
          <w:rPrChange w:id="75" w:author="GUIGNARD Davy" w:date="2026-06-04T17:21:00Z" w16du:dateUtc="2026-06-04T15:21:00Z">
            <w:rPr>
              <w:rStyle w:val="CommentReference"/>
              <w:sz w:val="24"/>
              <w:szCs w:val="24"/>
              <w:lang w:val="fr-FR"/>
            </w:rPr>
          </w:rPrChange>
        </w:rPr>
        <w:commentReference w:id="73"/>
      </w:r>
      <w:del w:id="76" w:author="GUIGNARD Davy" w:date="2026-06-04T17:26:00Z" w16du:dateUtc="2026-06-04T15:26:00Z">
        <w:r w:rsidRPr="00630D81" w:rsidDel="00442569">
          <w:rPr>
            <w:rFonts w:ascii="Times New Roman" w:hAnsi="Times New Roman"/>
            <w:sz w:val="24"/>
            <w:szCs w:val="24"/>
            <w:lang w:val="fr-FR"/>
            <w:rPrChange w:id="77" w:author="GUIGNARD Davy" w:date="2026-06-04T17:21:00Z" w16du:dateUtc="2026-06-04T15:21:00Z">
              <w:rPr>
                <w:sz w:val="24"/>
                <w:szCs w:val="24"/>
                <w:lang w:val="fr-FR"/>
              </w:rPr>
            </w:rPrChange>
          </w:rPr>
          <w:delText>,</w:delText>
        </w:r>
      </w:del>
      <w:r w:rsidRPr="00630D81">
        <w:rPr>
          <w:rFonts w:ascii="Times New Roman" w:hAnsi="Times New Roman"/>
          <w:sz w:val="24"/>
          <w:szCs w:val="24"/>
          <w:lang w:val="fr-FR"/>
          <w:rPrChange w:id="78" w:author="GUIGNARD Davy" w:date="2026-06-04T17:21:00Z" w16du:dateUtc="2026-06-04T15:21:00Z">
            <w:rPr>
              <w:sz w:val="24"/>
              <w:szCs w:val="24"/>
              <w:lang w:val="fr-FR"/>
            </w:rPr>
          </w:rPrChange>
        </w:rPr>
        <w:t xml:space="preserve"> et l'élaboration du plan de monitoring clinique. </w:t>
      </w:r>
      <w:commentRangeStart w:id="79"/>
      <w:r w:rsidRPr="00630D81">
        <w:rPr>
          <w:rFonts w:ascii="Times New Roman" w:hAnsi="Times New Roman"/>
          <w:sz w:val="24"/>
          <w:szCs w:val="24"/>
          <w:lang w:val="fr-FR"/>
          <w:rPrChange w:id="80" w:author="GUIGNARD Davy" w:date="2026-06-04T17:21:00Z" w16du:dateUtc="2026-06-04T15:21:00Z">
            <w:rPr>
              <w:sz w:val="24"/>
              <w:szCs w:val="24"/>
              <w:lang w:val="fr-FR"/>
            </w:rPr>
          </w:rPrChange>
        </w:rPr>
        <w:t>Ce stage vise à développer un pipeline de modélisation PK/PD répondant à ces besoins, en s'appuyant sur les données précliniques disponibles et la littérature scientifique.</w:t>
      </w:r>
      <w:commentRangeEnd w:id="79"/>
      <w:r w:rsidR="00620EA2" w:rsidRPr="00630D81">
        <w:rPr>
          <w:rStyle w:val="CommentReference"/>
          <w:rFonts w:ascii="Times New Roman" w:hAnsi="Times New Roman"/>
          <w:sz w:val="24"/>
          <w:szCs w:val="24"/>
          <w:lang w:val="fr-FR"/>
          <w:rPrChange w:id="81" w:author="GUIGNARD Davy" w:date="2026-06-04T17:21:00Z" w16du:dateUtc="2026-06-04T15:21:00Z">
            <w:rPr>
              <w:rStyle w:val="CommentReference"/>
              <w:sz w:val="24"/>
              <w:szCs w:val="24"/>
              <w:lang w:val="fr-FR"/>
            </w:rPr>
          </w:rPrChange>
        </w:rPr>
        <w:commentReference w:id="79"/>
      </w:r>
    </w:p>
    <w:p w14:paraId="14C8722C" w14:textId="77777777" w:rsidR="006573EB" w:rsidRPr="00463A58" w:rsidRDefault="00C2228B" w:rsidP="00A41DCE">
      <w:pPr>
        <w:pStyle w:val="Titre2"/>
        <w:rPr>
          <w:lang w:val="fr-FR"/>
        </w:rPr>
      </w:pPr>
      <w:bookmarkStart w:id="82" w:name="_Toc231291018"/>
      <w:r>
        <w:rPr>
          <w:lang w:val="fr-FR"/>
        </w:rPr>
        <w:t>1.1 Les anticorps-drogue conjugués : mécanisme d'action et essor clinique</w:t>
      </w:r>
      <w:bookmarkEnd w:id="82"/>
    </w:p>
    <w:p w14:paraId="68D0B6CF" w14:textId="710AE9C6" w:rsidR="006573EB" w:rsidRPr="006D414D" w:rsidRDefault="00C2228B">
      <w:pPr>
        <w:spacing w:after="120"/>
        <w:ind w:firstLine="567"/>
        <w:jc w:val="both"/>
        <w:rPr>
          <w:sz w:val="24"/>
          <w:szCs w:val="24"/>
          <w:lang w:val="fr-FR"/>
        </w:rPr>
      </w:pPr>
      <w:r>
        <w:rPr>
          <w:rFonts w:ascii="Times New Roman" w:hAnsi="Times New Roman"/>
          <w:sz w:val="24"/>
          <w:szCs w:val="24"/>
          <w:lang w:val="fr-FR"/>
        </w:rPr>
        <w:t>Les anticorps-drogue conjugués (</w:t>
      </w:r>
      <w:proofErr w:type="spellStart"/>
      <w:r>
        <w:rPr>
          <w:rFonts w:ascii="Times New Roman" w:hAnsi="Times New Roman"/>
          <w:sz w:val="24"/>
          <w:szCs w:val="24"/>
          <w:lang w:val="fr-FR"/>
        </w:rPr>
        <w:t>ADCs</w:t>
      </w:r>
      <w:proofErr w:type="spellEnd"/>
      <w:r>
        <w:rPr>
          <w:rFonts w:ascii="Times New Roman" w:hAnsi="Times New Roman"/>
          <w:sz w:val="24"/>
          <w:szCs w:val="24"/>
          <w:lang w:val="fr-FR"/>
        </w:rPr>
        <w:t xml:space="preserve">) constituent une classe thérapeutique innovante conçue pour délivrer de manière ciblée un agent cytotoxique puissant directement aux cellules tumorales. Leur structure combine trois éléments : un anticorps monoclonal reconnaissant un antigène spécifique exprimé à la surface des cellules cancéreuses, un </w:t>
      </w:r>
      <w:commentRangeStart w:id="83"/>
      <w:commentRangeStart w:id="84"/>
      <w:commentRangeStart w:id="85"/>
      <w:r>
        <w:rPr>
          <w:rFonts w:ascii="Times New Roman" w:hAnsi="Times New Roman"/>
          <w:sz w:val="24"/>
          <w:szCs w:val="24"/>
          <w:lang w:val="fr-FR"/>
        </w:rPr>
        <w:t>lieur</w:t>
      </w:r>
      <w:commentRangeEnd w:id="83"/>
      <w:r w:rsidR="00507E9A">
        <w:rPr>
          <w:rStyle w:val="CommentReference"/>
          <w:rFonts w:ascii="Times New Roman" w:hAnsi="Times New Roman"/>
          <w:sz w:val="24"/>
          <w:szCs w:val="24"/>
          <w:lang w:val="fr-FR"/>
        </w:rPr>
        <w:commentReference w:id="83"/>
      </w:r>
      <w:commentRangeEnd w:id="84"/>
      <w:r>
        <w:rPr>
          <w:rStyle w:val="CommentReference"/>
        </w:rPr>
        <w:commentReference w:id="84"/>
      </w:r>
      <w:commentRangeEnd w:id="85"/>
      <w:r>
        <w:rPr>
          <w:rStyle w:val="CommentReference"/>
        </w:rPr>
        <w:commentReference w:id="85"/>
      </w:r>
      <w:r>
        <w:rPr>
          <w:rFonts w:ascii="Times New Roman" w:hAnsi="Times New Roman"/>
          <w:sz w:val="24"/>
          <w:szCs w:val="24"/>
          <w:lang w:val="fr-FR"/>
        </w:rPr>
        <w:t xml:space="preserve"> chimique (linker) et une molécule cytotoxique (</w:t>
      </w:r>
      <w:proofErr w:type="spellStart"/>
      <w:r>
        <w:rPr>
          <w:rFonts w:ascii="Times New Roman" w:hAnsi="Times New Roman"/>
          <w:sz w:val="24"/>
          <w:szCs w:val="24"/>
          <w:lang w:val="fr-FR"/>
        </w:rPr>
        <w:t>payload</w:t>
      </w:r>
      <w:proofErr w:type="spellEnd"/>
      <w:r>
        <w:rPr>
          <w:rFonts w:ascii="Times New Roman" w:hAnsi="Times New Roman"/>
          <w:sz w:val="24"/>
          <w:szCs w:val="24"/>
          <w:lang w:val="fr-FR"/>
        </w:rPr>
        <w:t>). Après liaison à l'antigène cible et internalisation cellulaire</w:t>
      </w:r>
      <w:ins w:id="86" w:author="GUIGNARD Davy" w:date="2026-06-04T17:29:00Z" w16du:dateUtc="2026-06-04T15:29:00Z">
        <w:r w:rsidR="00F16DED">
          <w:rPr>
            <w:rFonts w:ascii="Times New Roman" w:hAnsi="Times New Roman"/>
            <w:sz w:val="24"/>
            <w:szCs w:val="24"/>
            <w:lang w:val="fr-FR"/>
          </w:rPr>
          <w:t xml:space="preserve"> de l’ADC</w:t>
        </w:r>
      </w:ins>
      <w:r>
        <w:rPr>
          <w:rFonts w:ascii="Times New Roman" w:hAnsi="Times New Roman"/>
          <w:sz w:val="24"/>
          <w:szCs w:val="24"/>
          <w:lang w:val="fr-FR"/>
        </w:rPr>
        <w:t xml:space="preserve">, le </w:t>
      </w:r>
      <w:proofErr w:type="spellStart"/>
      <w:r>
        <w:rPr>
          <w:rFonts w:ascii="Times New Roman" w:hAnsi="Times New Roman"/>
          <w:sz w:val="24"/>
          <w:szCs w:val="24"/>
          <w:lang w:val="fr-FR"/>
        </w:rPr>
        <w:t>payload</w:t>
      </w:r>
      <w:proofErr w:type="spellEnd"/>
      <w:r>
        <w:rPr>
          <w:rFonts w:ascii="Times New Roman" w:hAnsi="Times New Roman"/>
          <w:sz w:val="24"/>
          <w:szCs w:val="24"/>
          <w:lang w:val="fr-FR"/>
        </w:rPr>
        <w:t xml:space="preserve"> est libéré et exerce son effet antiprolifératif, principalement par inhibition de la polymérisation des microtubules ou par dommages à l'ADN.</w:t>
      </w:r>
    </w:p>
    <w:p w14:paraId="2A021637" w14:textId="55B861D1" w:rsidR="006573EB" w:rsidRPr="006D414D" w:rsidRDefault="00C2228B">
      <w:pPr>
        <w:spacing w:after="120"/>
        <w:ind w:firstLine="567"/>
        <w:jc w:val="both"/>
        <w:rPr>
          <w:sz w:val="24"/>
          <w:szCs w:val="24"/>
          <w:lang w:val="fr-FR"/>
        </w:rPr>
      </w:pPr>
      <w:r>
        <w:rPr>
          <w:rFonts w:ascii="Times New Roman" w:hAnsi="Times New Roman"/>
          <w:sz w:val="24"/>
          <w:szCs w:val="24"/>
          <w:lang w:val="fr-FR"/>
        </w:rPr>
        <w:t xml:space="preserve">Le trastuzumab </w:t>
      </w:r>
      <w:commentRangeStart w:id="87"/>
      <w:proofErr w:type="spellStart"/>
      <w:r>
        <w:rPr>
          <w:rFonts w:ascii="Times New Roman" w:hAnsi="Times New Roman"/>
          <w:sz w:val="24"/>
          <w:szCs w:val="24"/>
          <w:lang w:val="fr-FR"/>
        </w:rPr>
        <w:t>déruxtécan</w:t>
      </w:r>
      <w:proofErr w:type="spellEnd"/>
      <w:r>
        <w:rPr>
          <w:rFonts w:ascii="Times New Roman" w:hAnsi="Times New Roman"/>
          <w:sz w:val="24"/>
          <w:szCs w:val="24"/>
          <w:lang w:val="fr-FR"/>
        </w:rPr>
        <w:t xml:space="preserve"> </w:t>
      </w:r>
      <w:commentRangeEnd w:id="87"/>
      <w:r w:rsidR="00C11861">
        <w:rPr>
          <w:rStyle w:val="CommentReference"/>
          <w:rFonts w:ascii="Times New Roman" w:hAnsi="Times New Roman"/>
          <w:sz w:val="24"/>
          <w:szCs w:val="24"/>
          <w:lang w:val="fr-FR"/>
        </w:rPr>
        <w:commentReference w:id="87"/>
      </w:r>
      <w:r>
        <w:rPr>
          <w:rFonts w:ascii="Times New Roman" w:hAnsi="Times New Roman"/>
          <w:sz w:val="24"/>
          <w:szCs w:val="24"/>
          <w:lang w:val="fr-FR"/>
        </w:rPr>
        <w:t>(T-</w:t>
      </w:r>
      <w:proofErr w:type="spellStart"/>
      <w:r>
        <w:rPr>
          <w:rFonts w:ascii="Times New Roman" w:hAnsi="Times New Roman"/>
          <w:sz w:val="24"/>
          <w:szCs w:val="24"/>
          <w:lang w:val="fr-FR"/>
        </w:rPr>
        <w:t>DXd</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Enhertu</w:t>
      </w:r>
      <w:proofErr w:type="spellEnd"/>
      <w:r>
        <w:rPr>
          <w:rFonts w:ascii="Times New Roman" w:hAnsi="Times New Roman"/>
          <w:sz w:val="24"/>
          <w:szCs w:val="24"/>
          <w:lang w:val="fr-FR"/>
        </w:rPr>
        <w:t xml:space="preserve">®), développé conjointement par AstraZeneca et </w:t>
      </w:r>
      <w:proofErr w:type="spellStart"/>
      <w:r>
        <w:rPr>
          <w:rFonts w:ascii="Times New Roman" w:hAnsi="Times New Roman"/>
          <w:sz w:val="24"/>
          <w:szCs w:val="24"/>
          <w:lang w:val="fr-FR"/>
        </w:rPr>
        <w:t>Daiichi</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Sankyo</w:t>
      </w:r>
      <w:proofErr w:type="spellEnd"/>
      <w:r>
        <w:rPr>
          <w:rFonts w:ascii="Times New Roman" w:hAnsi="Times New Roman"/>
          <w:sz w:val="24"/>
          <w:szCs w:val="24"/>
          <w:lang w:val="fr-FR"/>
        </w:rPr>
        <w:t xml:space="preserve">, représente l'ADC de référence dans le traitement du cancer du sein HER2-positif. Son approbation par la FDA en 2019 (BLA 761139) sur la base des résultats de l'essai DESTINY-Breast01 (ORR 60,9%, n=184) a marqué une avancée majeure en </w:t>
      </w:r>
      <w:proofErr w:type="gramStart"/>
      <w:r>
        <w:rPr>
          <w:rFonts w:ascii="Times New Roman" w:hAnsi="Times New Roman"/>
          <w:sz w:val="24"/>
          <w:szCs w:val="24"/>
          <w:lang w:val="fr-FR"/>
        </w:rPr>
        <w:t>oncologie</w:t>
      </w:r>
      <w:commentRangeStart w:id="88"/>
      <w:r>
        <w:rPr>
          <w:rFonts w:ascii="Times New Roman" w:hAnsi="Times New Roman"/>
          <w:sz w:val="20"/>
          <w:szCs w:val="20"/>
          <w:vertAlign w:val="superscript"/>
          <w:lang w:val="fr-FR"/>
        </w:rPr>
        <w:t>[</w:t>
      </w:r>
      <w:proofErr w:type="gramEnd"/>
      <w:r>
        <w:rPr>
          <w:rFonts w:ascii="Times New Roman" w:hAnsi="Times New Roman"/>
          <w:sz w:val="20"/>
          <w:szCs w:val="20"/>
          <w:vertAlign w:val="superscript"/>
          <w:lang w:val="fr-FR"/>
        </w:rPr>
        <w:t>3</w:t>
      </w:r>
      <w:commentRangeEnd w:id="88"/>
      <w:r w:rsidR="0028287F">
        <w:rPr>
          <w:rStyle w:val="CommentReference"/>
          <w:rFonts w:ascii="Times New Roman" w:hAnsi="Times New Roman"/>
          <w:sz w:val="24"/>
          <w:szCs w:val="24"/>
          <w:lang w:val="fr-FR"/>
        </w:rPr>
        <w:commentReference w:id="88"/>
      </w:r>
      <w:r>
        <w:rPr>
          <w:rFonts w:ascii="Times New Roman" w:hAnsi="Times New Roman"/>
          <w:sz w:val="24"/>
          <w:szCs w:val="24"/>
          <w:lang w:val="fr-FR"/>
        </w:rPr>
        <w:t xml:space="preserve">. D'autres </w:t>
      </w:r>
      <w:proofErr w:type="spellStart"/>
      <w:r>
        <w:rPr>
          <w:rFonts w:ascii="Times New Roman" w:hAnsi="Times New Roman"/>
          <w:sz w:val="24"/>
          <w:szCs w:val="24"/>
          <w:lang w:val="fr-FR"/>
        </w:rPr>
        <w:t>ADCs</w:t>
      </w:r>
      <w:proofErr w:type="spellEnd"/>
      <w:r>
        <w:rPr>
          <w:rFonts w:ascii="Times New Roman" w:hAnsi="Times New Roman"/>
          <w:sz w:val="24"/>
          <w:szCs w:val="24"/>
          <w:lang w:val="fr-FR"/>
        </w:rPr>
        <w:t xml:space="preserve"> sont aujourd'hui en développement clinique avancé, ciblant notamment des récepteurs comme FGFR2, HER3 ou TROP2, attestant de l'intérêt croissant de l'industrie pharmaceutique pour cette modalité thérapeutique.</w:t>
      </w:r>
    </w:p>
    <w:p w14:paraId="2D1B0EDA" w14:textId="77777777" w:rsidR="006573EB" w:rsidRPr="00463A58" w:rsidRDefault="00C2228B" w:rsidP="00A41DCE">
      <w:pPr>
        <w:pStyle w:val="Titre2"/>
        <w:rPr>
          <w:lang w:val="fr-FR"/>
        </w:rPr>
      </w:pPr>
      <w:bookmarkStart w:id="89" w:name="_Toc231291019"/>
      <w:r>
        <w:rPr>
          <w:lang w:val="fr-FR"/>
        </w:rPr>
        <w:t>1.2 L'</w:t>
      </w:r>
      <w:proofErr w:type="spellStart"/>
      <w:r>
        <w:rPr>
          <w:lang w:val="fr-FR"/>
        </w:rPr>
        <w:t>hématotoxicité</w:t>
      </w:r>
      <w:proofErr w:type="spellEnd"/>
      <w:r>
        <w:rPr>
          <w:lang w:val="fr-FR"/>
        </w:rPr>
        <w:t xml:space="preserve"> comme toxicité dose-limitante</w:t>
      </w:r>
      <w:bookmarkEnd w:id="89"/>
    </w:p>
    <w:p w14:paraId="021596FE" w14:textId="67C06567" w:rsidR="006573EB" w:rsidRPr="00463A58" w:rsidRDefault="00C2228B">
      <w:pPr>
        <w:spacing w:after="120"/>
        <w:ind w:firstLine="567"/>
        <w:jc w:val="both"/>
        <w:rPr>
          <w:lang w:val="fr-FR"/>
        </w:rPr>
      </w:pPr>
      <w:r>
        <w:rPr>
          <w:rFonts w:ascii="Times New Roman" w:hAnsi="Times New Roman"/>
          <w:sz w:val="24"/>
          <w:lang w:val="fr-FR"/>
        </w:rPr>
        <w:t xml:space="preserve">Malgré leur sélectivité théorique, les </w:t>
      </w:r>
      <w:proofErr w:type="spellStart"/>
      <w:r>
        <w:rPr>
          <w:rFonts w:ascii="Times New Roman" w:hAnsi="Times New Roman"/>
          <w:sz w:val="24"/>
          <w:lang w:val="fr-FR"/>
        </w:rPr>
        <w:t>ADCs</w:t>
      </w:r>
      <w:proofErr w:type="spellEnd"/>
      <w:r>
        <w:rPr>
          <w:rFonts w:ascii="Times New Roman" w:hAnsi="Times New Roman"/>
          <w:sz w:val="24"/>
          <w:lang w:val="fr-FR"/>
        </w:rPr>
        <w:t xml:space="preserve"> induisent des toxicités systémiques significatives, parmi lesquelles l'</w:t>
      </w:r>
      <w:proofErr w:type="spellStart"/>
      <w:r>
        <w:rPr>
          <w:rFonts w:ascii="Times New Roman" w:hAnsi="Times New Roman"/>
          <w:sz w:val="24"/>
          <w:lang w:val="fr-FR"/>
        </w:rPr>
        <w:t>hématotoxicité</w:t>
      </w:r>
      <w:proofErr w:type="spellEnd"/>
      <w:r>
        <w:rPr>
          <w:rFonts w:ascii="Times New Roman" w:hAnsi="Times New Roman"/>
          <w:sz w:val="24"/>
          <w:lang w:val="fr-FR"/>
        </w:rPr>
        <w:t xml:space="preserve"> occupe une place centrale. La décroissance du nombre de cellules sanguines circulantes neutrophiles, érythrocytes et plaquettes résulte </w:t>
      </w:r>
      <w:ins w:id="90" w:author="GUIGNARD Davy" w:date="2026-06-04T17:34:00Z" w16du:dateUtc="2026-06-04T15:34:00Z">
        <w:r w:rsidR="0079283C">
          <w:rPr>
            <w:rFonts w:ascii="Times New Roman" w:hAnsi="Times New Roman"/>
            <w:sz w:val="24"/>
            <w:lang w:val="fr-FR"/>
          </w:rPr>
          <w:t xml:space="preserve">souvent </w:t>
        </w:r>
      </w:ins>
      <w:r>
        <w:rPr>
          <w:rFonts w:ascii="Times New Roman" w:hAnsi="Times New Roman"/>
          <w:sz w:val="24"/>
          <w:lang w:val="fr-FR"/>
        </w:rPr>
        <w:t xml:space="preserve">d'une atteinte des cellules progénitrices hématopoïétiques </w:t>
      </w:r>
      <w:ins w:id="91" w:author="GUIGNARD Davy" w:date="2026-06-04T17:34:00Z" w16du:dateUtc="2026-06-04T15:34:00Z">
        <w:r w:rsidR="0079283C">
          <w:rPr>
            <w:rFonts w:ascii="Times New Roman" w:hAnsi="Times New Roman"/>
            <w:sz w:val="24"/>
            <w:lang w:val="fr-FR"/>
          </w:rPr>
          <w:t xml:space="preserve">contenues </w:t>
        </w:r>
      </w:ins>
      <w:r>
        <w:rPr>
          <w:rFonts w:ascii="Times New Roman" w:hAnsi="Times New Roman"/>
          <w:sz w:val="24"/>
          <w:lang w:val="fr-FR"/>
        </w:rPr>
        <w:t xml:space="preserve">dans la moelle </w:t>
      </w:r>
      <w:r>
        <w:rPr>
          <w:rFonts w:ascii="Times New Roman" w:hAnsi="Times New Roman"/>
          <w:sz w:val="24"/>
          <w:lang w:val="fr-FR"/>
        </w:rPr>
        <w:lastRenderedPageBreak/>
        <w:t>osseuse</w:t>
      </w:r>
      <w:commentRangeStart w:id="92"/>
      <w:ins w:id="93" w:author="GUIGNARD Davy" w:date="2026-06-04T17:35:00Z" w16du:dateUtc="2026-06-04T15:35:00Z">
        <w:r w:rsidR="0096486E">
          <w:rPr>
            <w:rFonts w:ascii="Times New Roman" w:hAnsi="Times New Roman"/>
            <w:sz w:val="24"/>
            <w:lang w:val="fr-FR"/>
          </w:rPr>
          <w:t xml:space="preserve">. En effet, ces dernières </w:t>
        </w:r>
        <w:r w:rsidR="00A9158C">
          <w:rPr>
            <w:rFonts w:ascii="Times New Roman" w:hAnsi="Times New Roman"/>
            <w:sz w:val="24"/>
            <w:lang w:val="fr-FR"/>
          </w:rPr>
          <w:t>sont fréquemment</w:t>
        </w:r>
      </w:ins>
      <w:del w:id="94" w:author="GUIGNARD Davy" w:date="2026-06-04T17:35:00Z" w16du:dateUtc="2026-06-04T15:35:00Z">
        <w:r w:rsidDel="00A9158C">
          <w:rPr>
            <w:rFonts w:ascii="Times New Roman" w:hAnsi="Times New Roman"/>
            <w:sz w:val="24"/>
            <w:lang w:val="fr-FR"/>
          </w:rPr>
          <w:delText>,</w:delText>
        </w:r>
      </w:del>
      <w:r>
        <w:rPr>
          <w:rFonts w:ascii="Times New Roman" w:hAnsi="Times New Roman"/>
          <w:sz w:val="24"/>
          <w:lang w:val="fr-FR"/>
        </w:rPr>
        <w:t xml:space="preserve"> sensibles au </w:t>
      </w:r>
      <w:proofErr w:type="spellStart"/>
      <w:r>
        <w:rPr>
          <w:rFonts w:ascii="Times New Roman" w:hAnsi="Times New Roman"/>
          <w:sz w:val="24"/>
          <w:lang w:val="fr-FR"/>
        </w:rPr>
        <w:t>payload</w:t>
      </w:r>
      <w:proofErr w:type="spellEnd"/>
      <w:r>
        <w:rPr>
          <w:rFonts w:ascii="Times New Roman" w:hAnsi="Times New Roman"/>
          <w:sz w:val="24"/>
          <w:lang w:val="fr-FR"/>
        </w:rPr>
        <w:t xml:space="preserve"> cytotoxique libéré de façon non entièrement spécifique.</w:t>
      </w:r>
      <w:commentRangeEnd w:id="92"/>
      <w:r w:rsidR="00FB7E55" w:rsidRPr="00463A58">
        <w:rPr>
          <w:rStyle w:val="CommentReference"/>
          <w:sz w:val="22"/>
          <w:szCs w:val="22"/>
          <w:lang w:val="fr-FR"/>
        </w:rPr>
        <w:commentReference w:id="92"/>
      </w:r>
    </w:p>
    <w:p w14:paraId="114E40EE" w14:textId="4F5229FF" w:rsidR="006573EB" w:rsidRPr="00463A58" w:rsidRDefault="00C2228B">
      <w:pPr>
        <w:spacing w:after="120"/>
        <w:ind w:firstLine="567"/>
        <w:jc w:val="both"/>
        <w:rPr>
          <w:lang w:val="fr-FR"/>
        </w:rPr>
      </w:pPr>
      <w:r>
        <w:rPr>
          <w:rFonts w:ascii="Times New Roman" w:hAnsi="Times New Roman"/>
          <w:sz w:val="24"/>
          <w:lang w:val="fr-FR"/>
        </w:rPr>
        <w:t xml:space="preserve">Dans l'essai DESTINY-Breast01, la neutropénie de </w:t>
      </w:r>
      <w:commentRangeStart w:id="95"/>
      <w:r>
        <w:rPr>
          <w:rFonts w:ascii="Times New Roman" w:hAnsi="Times New Roman"/>
          <w:sz w:val="24"/>
          <w:lang w:val="fr-FR"/>
        </w:rPr>
        <w:t xml:space="preserve">grade ≥3 </w:t>
      </w:r>
      <w:commentRangeEnd w:id="95"/>
      <w:r w:rsidR="00B111F6">
        <w:rPr>
          <w:rStyle w:val="CommentReference"/>
          <w:rFonts w:ascii="Times New Roman" w:hAnsi="Times New Roman"/>
          <w:sz w:val="24"/>
          <w:szCs w:val="22"/>
          <w:lang w:val="fr-FR"/>
        </w:rPr>
        <w:commentReference w:id="95"/>
      </w:r>
      <w:r>
        <w:rPr>
          <w:rFonts w:ascii="Times New Roman" w:hAnsi="Times New Roman"/>
          <w:sz w:val="24"/>
          <w:lang w:val="fr-FR"/>
        </w:rPr>
        <w:t>a été rapportée chez 16% des patients traités par T-</w:t>
      </w:r>
      <w:proofErr w:type="spellStart"/>
      <w:r>
        <w:rPr>
          <w:rFonts w:ascii="Times New Roman" w:hAnsi="Times New Roman"/>
          <w:sz w:val="24"/>
          <w:lang w:val="fr-FR"/>
        </w:rPr>
        <w:t>DXd</w:t>
      </w:r>
      <w:proofErr w:type="spellEnd"/>
      <w:r>
        <w:rPr>
          <w:rFonts w:ascii="Times New Roman" w:hAnsi="Times New Roman"/>
          <w:sz w:val="24"/>
          <w:lang w:val="fr-FR"/>
        </w:rPr>
        <w:t xml:space="preserve"> </w:t>
      </w:r>
      <w:ins w:id="96" w:author="GUIGNARD Davy" w:date="2026-06-04T17:37:00Z" w16du:dateUtc="2026-06-04T15:37:00Z">
        <w:r w:rsidR="005C5F7D">
          <w:rPr>
            <w:rFonts w:ascii="Times New Roman" w:hAnsi="Times New Roman"/>
            <w:sz w:val="24"/>
            <w:lang w:val="fr-FR"/>
          </w:rPr>
          <w:t xml:space="preserve">à </w:t>
        </w:r>
      </w:ins>
      <w:ins w:id="97" w:author="GUIGNARD Davy" w:date="2026-06-04T17:36:00Z" w16du:dateUtc="2026-06-04T15:36:00Z">
        <w:r w:rsidR="001171E9">
          <w:rPr>
            <w:rFonts w:ascii="Times New Roman" w:hAnsi="Times New Roman"/>
            <w:sz w:val="24"/>
            <w:lang w:val="fr-FR"/>
          </w:rPr>
          <w:t xml:space="preserve">une dose de </w:t>
        </w:r>
      </w:ins>
      <w:r>
        <w:rPr>
          <w:rFonts w:ascii="Times New Roman" w:hAnsi="Times New Roman"/>
          <w:sz w:val="24"/>
          <w:lang w:val="fr-FR"/>
        </w:rPr>
        <w:t xml:space="preserve">5,4 mg/kg </w:t>
      </w:r>
      <w:ins w:id="98" w:author="GUIGNARD Davy" w:date="2026-06-04T17:36:00Z" w16du:dateUtc="2026-06-04T15:36:00Z">
        <w:r w:rsidR="001171E9">
          <w:rPr>
            <w:rFonts w:ascii="Times New Roman" w:hAnsi="Times New Roman"/>
            <w:sz w:val="24"/>
            <w:lang w:val="fr-FR"/>
          </w:rPr>
          <w:t xml:space="preserve">toutes les </w:t>
        </w:r>
      </w:ins>
      <w:ins w:id="99" w:author="GUIGNARD Davy" w:date="2026-06-04T17:37:00Z" w16du:dateUtc="2026-06-04T15:37:00Z">
        <w:r w:rsidR="001171E9">
          <w:rPr>
            <w:rFonts w:ascii="Times New Roman" w:hAnsi="Times New Roman"/>
            <w:sz w:val="24"/>
            <w:lang w:val="fr-FR"/>
          </w:rPr>
          <w:t>3 semaines</w:t>
        </w:r>
      </w:ins>
      <w:del w:id="100" w:author="GUIGNARD Davy" w:date="2026-06-04T17:37:00Z" w16du:dateUtc="2026-06-04T15:37:00Z">
        <w:r w:rsidDel="001171E9">
          <w:rPr>
            <w:rFonts w:ascii="Times New Roman" w:hAnsi="Times New Roman"/>
            <w:sz w:val="24"/>
            <w:lang w:val="fr-FR"/>
          </w:rPr>
          <w:delText>Q3W</w:delText>
        </w:r>
      </w:del>
      <w:r>
        <w:rPr>
          <w:rFonts w:ascii="Times New Roman" w:hAnsi="Times New Roman"/>
          <w:sz w:val="24"/>
          <w:lang w:val="fr-FR"/>
        </w:rPr>
        <w:t>, constituant la principale toxicité hématologique sévère. La gestion de ces cytopénies nécessite des réductions de doses ou des interruptions de traitement, impactant directement l'efficacité thérapeutique et la qualité de vie des patients.</w:t>
      </w:r>
    </w:p>
    <w:p w14:paraId="021D95DA" w14:textId="373C272B" w:rsidR="006573EB" w:rsidRPr="00463A58" w:rsidRDefault="00C2228B">
      <w:pPr>
        <w:spacing w:after="120"/>
        <w:ind w:firstLine="567"/>
        <w:jc w:val="both"/>
        <w:rPr>
          <w:lang w:val="fr-FR"/>
        </w:rPr>
      </w:pPr>
      <w:r>
        <w:rPr>
          <w:rFonts w:ascii="Times New Roman" w:hAnsi="Times New Roman"/>
          <w:sz w:val="24"/>
          <w:lang w:val="fr-FR"/>
        </w:rPr>
        <w:t>La prédiction précoce et quantitative de l'</w:t>
      </w:r>
      <w:proofErr w:type="spellStart"/>
      <w:r>
        <w:rPr>
          <w:rFonts w:ascii="Times New Roman" w:hAnsi="Times New Roman"/>
          <w:sz w:val="24"/>
          <w:lang w:val="fr-FR"/>
        </w:rPr>
        <w:t>hématotoxicité</w:t>
      </w:r>
      <w:proofErr w:type="spellEnd"/>
      <w:r>
        <w:rPr>
          <w:rFonts w:ascii="Times New Roman" w:hAnsi="Times New Roman"/>
          <w:sz w:val="24"/>
          <w:lang w:val="fr-FR"/>
        </w:rPr>
        <w:t xml:space="preserve"> </w:t>
      </w:r>
      <w:del w:id="101" w:author="GUIGNARD Davy" w:date="2026-06-04T17:38:00Z" w16du:dateUtc="2026-06-04T15:38:00Z">
        <w:r w:rsidDel="005719D2">
          <w:rPr>
            <w:rFonts w:ascii="Times New Roman" w:hAnsi="Times New Roman"/>
            <w:sz w:val="24"/>
            <w:lang w:val="fr-FR"/>
          </w:rPr>
          <w:delText xml:space="preserve">est </w:delText>
        </w:r>
      </w:del>
      <w:ins w:id="102" w:author="GUIGNARD Davy" w:date="2026-06-04T17:38:00Z" w16du:dateUtc="2026-06-04T15:38:00Z">
        <w:r w:rsidR="005719D2">
          <w:rPr>
            <w:rFonts w:ascii="Times New Roman" w:hAnsi="Times New Roman"/>
            <w:sz w:val="24"/>
            <w:lang w:val="fr-FR"/>
          </w:rPr>
          <w:t xml:space="preserve">présente </w:t>
        </w:r>
      </w:ins>
      <w:r>
        <w:rPr>
          <w:rFonts w:ascii="Times New Roman" w:hAnsi="Times New Roman"/>
          <w:sz w:val="24"/>
          <w:lang w:val="fr-FR"/>
        </w:rPr>
        <w:t>donc un enjeu double : (1) assurer la sécurité des patients en essais cliniques de phase I en identifiant des doses sûres ; (2) optimiser les schémas posologiques pour maximiser l'efficacité tout en maintenant une toxicité acceptable.</w:t>
      </w:r>
    </w:p>
    <w:p w14:paraId="440A76D4" w14:textId="77777777" w:rsidR="006573EB" w:rsidRPr="00463A58" w:rsidRDefault="00C2228B" w:rsidP="00A41DCE">
      <w:pPr>
        <w:pStyle w:val="Titre2"/>
        <w:rPr>
          <w:lang w:val="fr-FR"/>
        </w:rPr>
      </w:pPr>
      <w:bookmarkStart w:id="103" w:name="_Toc231291020"/>
      <w:r>
        <w:rPr>
          <w:lang w:val="fr-FR"/>
        </w:rPr>
        <w:t>1.3 La modélisation PK/PD dans le développement du médicament</w:t>
      </w:r>
      <w:bookmarkEnd w:id="103"/>
    </w:p>
    <w:p w14:paraId="607D8A6B" w14:textId="247D5D8B" w:rsidR="006573EB" w:rsidRPr="00DD375B" w:rsidRDefault="00C2228B" w:rsidP="00DD375B">
      <w:pPr>
        <w:spacing w:after="120"/>
        <w:jc w:val="both"/>
        <w:rPr>
          <w:lang w:val="fr-FR"/>
        </w:rPr>
      </w:pPr>
      <w:r>
        <w:rPr>
          <w:rFonts w:ascii="Times New Roman" w:hAnsi="Times New Roman"/>
          <w:sz w:val="24"/>
          <w:lang w:val="fr-FR"/>
        </w:rPr>
        <w:t xml:space="preserve">La modélisation et la simulation sont aujourd'hui des outils incontournables du développement pharmaceutique, reconnus par les agences réglementaires </w:t>
      </w:r>
      <w:ins w:id="104" w:author="GUIGNARD Davy" w:date="2026-06-04T17:39:00Z" w16du:dateUtc="2026-06-04T15:39:00Z">
        <w:r w:rsidR="00710320">
          <w:rPr>
            <w:rFonts w:ascii="Times New Roman" w:hAnsi="Times New Roman"/>
            <w:sz w:val="24"/>
            <w:lang w:val="fr-FR"/>
          </w:rPr>
          <w:t xml:space="preserve">US </w:t>
        </w:r>
      </w:ins>
      <w:r>
        <w:rPr>
          <w:rFonts w:ascii="Times New Roman" w:hAnsi="Times New Roman"/>
          <w:sz w:val="24"/>
          <w:lang w:val="fr-FR"/>
        </w:rPr>
        <w:t>FDA</w:t>
      </w:r>
      <w:ins w:id="105" w:author="GUIGNARD Davy" w:date="2026-06-04T17:39:00Z" w16du:dateUtc="2026-06-04T15:39:00Z">
        <w:r w:rsidR="00710320">
          <w:rPr>
            <w:rFonts w:ascii="Times New Roman" w:hAnsi="Times New Roman"/>
            <w:sz w:val="24"/>
            <w:lang w:val="fr-FR"/>
          </w:rPr>
          <w:t xml:space="preserve"> (Food and Drug Administration)</w:t>
        </w:r>
      </w:ins>
      <w:r>
        <w:rPr>
          <w:rFonts w:ascii="Times New Roman" w:hAnsi="Times New Roman"/>
          <w:sz w:val="24"/>
          <w:lang w:val="fr-FR"/>
        </w:rPr>
        <w:t xml:space="preserve"> et EMA</w:t>
      </w:r>
      <w:ins w:id="106" w:author="GUIGNARD Davy" w:date="2026-06-04T17:39:00Z" w16du:dateUtc="2026-06-04T15:39:00Z">
        <w:r w:rsidR="00710320">
          <w:rPr>
            <w:rFonts w:ascii="Times New Roman" w:hAnsi="Times New Roman"/>
            <w:sz w:val="24"/>
            <w:lang w:val="fr-FR"/>
          </w:rPr>
          <w:t xml:space="preserve"> (</w:t>
        </w:r>
        <w:proofErr w:type="spellStart"/>
        <w:r w:rsidR="00710320">
          <w:rPr>
            <w:rFonts w:ascii="Times New Roman" w:hAnsi="Times New Roman"/>
            <w:sz w:val="24"/>
            <w:lang w:val="fr-FR"/>
          </w:rPr>
          <w:t>European</w:t>
        </w:r>
        <w:proofErr w:type="spellEnd"/>
        <w:r w:rsidR="00710320">
          <w:rPr>
            <w:rFonts w:ascii="Times New Roman" w:hAnsi="Times New Roman"/>
            <w:sz w:val="24"/>
            <w:lang w:val="fr-FR"/>
          </w:rPr>
          <w:t xml:space="preserve"> </w:t>
        </w:r>
        <w:proofErr w:type="spellStart"/>
        <w:r w:rsidR="00710320">
          <w:rPr>
            <w:rFonts w:ascii="Times New Roman" w:hAnsi="Times New Roman"/>
            <w:sz w:val="24"/>
            <w:lang w:val="fr-FR"/>
          </w:rPr>
          <w:t>Medicines</w:t>
        </w:r>
        <w:proofErr w:type="spellEnd"/>
        <w:r w:rsidR="00710320">
          <w:rPr>
            <w:rFonts w:ascii="Times New Roman" w:hAnsi="Times New Roman"/>
            <w:sz w:val="24"/>
            <w:lang w:val="fr-FR"/>
          </w:rPr>
          <w:t xml:space="preserve"> Agency)</w:t>
        </w:r>
      </w:ins>
      <w:r>
        <w:rPr>
          <w:rFonts w:ascii="Times New Roman" w:hAnsi="Times New Roman"/>
          <w:sz w:val="24"/>
          <w:lang w:val="fr-FR"/>
        </w:rPr>
        <w:t>. La pharmacocinétique (PK) décrit l'évolution temporelle des concentrations du médicament dans l'organisme (absorption, distribution, métabolisme, élimination), tandis que la pharmacodynamique (PD) décrit les effets du médicament sur l'organisme : efficacité, toxicité ou biomarqueurs. La modélisation PK/PD intègre ces deux composantes pour quantifier la relation entre exposition et effet.</w:t>
      </w:r>
    </w:p>
    <w:p w14:paraId="4B340ED3" w14:textId="635BE782" w:rsidR="006573EB" w:rsidRPr="00463A58" w:rsidRDefault="00C2228B">
      <w:pPr>
        <w:spacing w:after="120"/>
        <w:ind w:firstLine="567"/>
        <w:jc w:val="both"/>
        <w:rPr>
          <w:lang w:val="fr-FR"/>
        </w:rPr>
      </w:pPr>
      <w:r>
        <w:rPr>
          <w:rFonts w:ascii="Times New Roman" w:hAnsi="Times New Roman"/>
          <w:sz w:val="24"/>
          <w:lang w:val="fr-FR"/>
        </w:rPr>
        <w:t>Les modèles PK/PD semi-mécanistiques occupent une position intermédiaire entre les modèles empiriques (régressions, modèles Emax) et les modèles mécanistiques complets (</w:t>
      </w:r>
      <w:proofErr w:type="spellStart"/>
      <w:r>
        <w:rPr>
          <w:rFonts w:ascii="Times New Roman" w:hAnsi="Times New Roman"/>
          <w:sz w:val="24"/>
          <w:lang w:val="fr-FR"/>
        </w:rPr>
        <w:t>physiologically-based</w:t>
      </w:r>
      <w:proofErr w:type="spellEnd"/>
      <w:r>
        <w:rPr>
          <w:rFonts w:ascii="Times New Roman" w:hAnsi="Times New Roman"/>
          <w:sz w:val="24"/>
          <w:lang w:val="fr-FR"/>
        </w:rPr>
        <w:t xml:space="preserve"> PK/PD). Ils intègrent des hypothèses biologiques sur les mécanismes d'action tout en restant paramétrables avec des données expérimentales limitées, ce qui les rend particulièrement adaptés au développement préclinique où les données sont souvent rares </w:t>
      </w:r>
      <w:del w:id="107" w:author="GUIGNARD Davy" w:date="2026-06-04T17:42:00Z" w16du:dateUtc="2026-06-04T15:42:00Z">
        <w:r w:rsidDel="008D6983">
          <w:rPr>
            <w:rFonts w:ascii="Times New Roman" w:hAnsi="Times New Roman"/>
            <w:sz w:val="24"/>
            <w:lang w:val="fr-FR"/>
          </w:rPr>
          <w:delText>et coûteuses</w:delText>
        </w:r>
      </w:del>
      <w:ins w:id="108" w:author="GUIGNARD Davy" w:date="2026-06-04T17:42:00Z" w16du:dateUtc="2026-06-04T15:42:00Z">
        <w:r w:rsidR="008D6983">
          <w:rPr>
            <w:rFonts w:ascii="Times New Roman" w:hAnsi="Times New Roman"/>
            <w:sz w:val="24"/>
            <w:lang w:val="fr-FR"/>
          </w:rPr>
          <w:t>compte-tenu du prix des études associées</w:t>
        </w:r>
      </w:ins>
      <w:r>
        <w:rPr>
          <w:rFonts w:ascii="Times New Roman" w:hAnsi="Times New Roman"/>
          <w:sz w:val="24"/>
          <w:lang w:val="fr-FR"/>
        </w:rPr>
        <w:t>.</w:t>
      </w:r>
    </w:p>
    <w:p w14:paraId="27299A55" w14:textId="70452E72" w:rsidR="006573EB" w:rsidRPr="00B14E82" w:rsidRDefault="00C2228B">
      <w:pPr>
        <w:spacing w:after="120"/>
        <w:ind w:firstLine="567"/>
        <w:jc w:val="both"/>
        <w:rPr>
          <w:lang w:val="fr-FR"/>
        </w:rPr>
      </w:pPr>
      <w:r>
        <w:rPr>
          <w:rFonts w:ascii="Times New Roman" w:hAnsi="Times New Roman"/>
          <w:sz w:val="24"/>
          <w:lang w:val="fr-FR"/>
        </w:rPr>
        <w:t>Dans le domaine de l'</w:t>
      </w:r>
      <w:proofErr w:type="spellStart"/>
      <w:r>
        <w:rPr>
          <w:rFonts w:ascii="Times New Roman" w:hAnsi="Times New Roman"/>
          <w:sz w:val="24"/>
          <w:lang w:val="fr-FR"/>
        </w:rPr>
        <w:t>hématotoxicité</w:t>
      </w:r>
      <w:proofErr w:type="spellEnd"/>
      <w:r>
        <w:rPr>
          <w:rFonts w:ascii="Times New Roman" w:hAnsi="Times New Roman"/>
          <w:sz w:val="24"/>
          <w:lang w:val="fr-FR"/>
        </w:rPr>
        <w:t xml:space="preserve">, le modèle de </w:t>
      </w:r>
      <w:proofErr w:type="spellStart"/>
      <w:r>
        <w:rPr>
          <w:rFonts w:ascii="Times New Roman" w:hAnsi="Times New Roman"/>
          <w:sz w:val="24"/>
          <w:lang w:val="fr-FR"/>
        </w:rPr>
        <w:t>Friberg</w:t>
      </w:r>
      <w:proofErr w:type="spellEnd"/>
      <w:r>
        <w:rPr>
          <w:rFonts w:ascii="Times New Roman" w:hAnsi="Times New Roman"/>
          <w:sz w:val="24"/>
          <w:lang w:val="fr-FR"/>
        </w:rPr>
        <w:t xml:space="preserve"> (2002)</w:t>
      </w:r>
      <w:r>
        <w:rPr>
          <w:rFonts w:ascii="Times New Roman" w:hAnsi="Times New Roman"/>
          <w:sz w:val="24"/>
          <w:vertAlign w:val="superscript"/>
          <w:lang w:val="fr-FR"/>
        </w:rPr>
        <w:t xml:space="preserve">2 </w:t>
      </w:r>
      <w:r>
        <w:rPr>
          <w:rFonts w:ascii="Times New Roman" w:hAnsi="Times New Roman"/>
          <w:sz w:val="24"/>
          <w:lang w:val="fr-FR"/>
        </w:rPr>
        <w:t xml:space="preserve">et ses extensions constituent la référence méthodologique. Le modèle de </w:t>
      </w:r>
      <w:proofErr w:type="spellStart"/>
      <w:r>
        <w:rPr>
          <w:rFonts w:ascii="Times New Roman" w:hAnsi="Times New Roman"/>
          <w:sz w:val="24"/>
          <w:lang w:val="fr-FR"/>
        </w:rPr>
        <w:t>Fornari</w:t>
      </w:r>
      <w:proofErr w:type="spellEnd"/>
      <w:r>
        <w:rPr>
          <w:rFonts w:ascii="Times New Roman" w:hAnsi="Times New Roman"/>
          <w:sz w:val="24"/>
          <w:lang w:val="fr-FR"/>
        </w:rPr>
        <w:t xml:space="preserve"> (2019), validé </w:t>
      </w:r>
      <w:del w:id="109" w:author="GUIGNARD Davy" w:date="2026-06-04T17:45:00Z" w16du:dateUtc="2026-06-04T15:45:00Z">
        <w:r w:rsidDel="00ED753A">
          <w:rPr>
            <w:rFonts w:ascii="Times New Roman" w:hAnsi="Times New Roman"/>
            <w:sz w:val="24"/>
            <w:lang w:val="fr-FR"/>
          </w:rPr>
          <w:delText xml:space="preserve">sur </w:delText>
        </w:r>
      </w:del>
      <w:ins w:id="110" w:author="GUIGNARD Davy" w:date="2026-06-04T17:45:00Z" w16du:dateUtc="2026-06-04T15:45:00Z">
        <w:r w:rsidR="00ED753A">
          <w:rPr>
            <w:rFonts w:ascii="Times New Roman" w:hAnsi="Times New Roman"/>
            <w:sz w:val="24"/>
            <w:lang w:val="fr-FR"/>
          </w:rPr>
          <w:t xml:space="preserve">à partir de </w:t>
        </w:r>
      </w:ins>
      <w:r>
        <w:rPr>
          <w:rFonts w:ascii="Times New Roman" w:hAnsi="Times New Roman"/>
          <w:sz w:val="24"/>
          <w:lang w:val="fr-FR"/>
        </w:rPr>
        <w:t xml:space="preserve">données </w:t>
      </w:r>
      <w:ins w:id="111" w:author="GUIGNARD Davy" w:date="2026-06-04T17:45:00Z" w16du:dateUtc="2026-06-04T15:45:00Z">
        <w:r w:rsidR="00F73B70">
          <w:rPr>
            <w:rFonts w:ascii="Times New Roman" w:hAnsi="Times New Roman"/>
            <w:sz w:val="24"/>
            <w:lang w:val="fr-FR"/>
          </w:rPr>
          <w:t xml:space="preserve">issues </w:t>
        </w:r>
      </w:ins>
      <w:r>
        <w:rPr>
          <w:rFonts w:ascii="Times New Roman" w:hAnsi="Times New Roman"/>
          <w:sz w:val="24"/>
          <w:lang w:val="fr-FR"/>
        </w:rPr>
        <w:t>de rat</w:t>
      </w:r>
      <w:ins w:id="112" w:author="GUIGNARD Davy" w:date="2026-06-04T17:45:00Z" w16du:dateUtc="2026-06-04T15:45:00Z">
        <w:r w:rsidR="00F73B70">
          <w:rPr>
            <w:rFonts w:ascii="Times New Roman" w:hAnsi="Times New Roman"/>
            <w:sz w:val="24"/>
            <w:lang w:val="fr-FR"/>
          </w:rPr>
          <w:t>s</w:t>
        </w:r>
      </w:ins>
      <w:r>
        <w:rPr>
          <w:rFonts w:ascii="Times New Roman" w:hAnsi="Times New Roman"/>
          <w:sz w:val="24"/>
          <w:lang w:val="fr-FR"/>
        </w:rPr>
        <w:t xml:space="preserve"> traité</w:t>
      </w:r>
      <w:del w:id="113" w:author="GUIGNARD Davy" w:date="2026-06-04T17:45:00Z" w16du:dateUtc="2026-06-04T15:45:00Z">
        <w:r w:rsidDel="00F73B70">
          <w:rPr>
            <w:rFonts w:ascii="Times New Roman" w:hAnsi="Times New Roman"/>
            <w:sz w:val="24"/>
            <w:lang w:val="fr-FR"/>
          </w:rPr>
          <w:delText>e</w:delText>
        </w:r>
      </w:del>
      <w:r>
        <w:rPr>
          <w:rFonts w:ascii="Times New Roman" w:hAnsi="Times New Roman"/>
          <w:sz w:val="24"/>
          <w:lang w:val="fr-FR"/>
        </w:rPr>
        <w:t xml:space="preserve">s au </w:t>
      </w:r>
      <w:proofErr w:type="spellStart"/>
      <w:r>
        <w:rPr>
          <w:rFonts w:ascii="Times New Roman" w:hAnsi="Times New Roman"/>
          <w:sz w:val="24"/>
          <w:lang w:val="fr-FR"/>
        </w:rPr>
        <w:t>carboplatine</w:t>
      </w:r>
      <w:proofErr w:type="spellEnd"/>
      <w:r>
        <w:rPr>
          <w:rFonts w:ascii="Times New Roman" w:hAnsi="Times New Roman"/>
          <w:sz w:val="24"/>
          <w:lang w:val="fr-FR"/>
        </w:rPr>
        <w:t>, en représente une version étendue intégrant explicitement les différentes lignées hématopoïétiques et leurs précurseurs.</w:t>
      </w:r>
      <w:r>
        <w:rPr>
          <w:rFonts w:ascii="Courier New" w:hAnsi="Courier New" w:cs="Courier New"/>
          <w:color w:val="0A0A0A"/>
          <w:sz w:val="20"/>
          <w:szCs w:val="20"/>
          <w:lang w:val="fr-FR"/>
        </w:rPr>
        <w:t xml:space="preserve"> </w:t>
      </w:r>
      <w:r>
        <w:rPr>
          <w:rFonts w:ascii="Times New Roman" w:hAnsi="Times New Roman"/>
          <w:sz w:val="24"/>
          <w:lang w:val="fr-FR"/>
        </w:rPr>
        <w:t xml:space="preserve">Dans ce travail, ce modèle est appliqué à d’autres agents cytotoxiques, dont les </w:t>
      </w:r>
      <w:proofErr w:type="spellStart"/>
      <w:r>
        <w:rPr>
          <w:rFonts w:ascii="Times New Roman" w:hAnsi="Times New Roman"/>
          <w:sz w:val="24"/>
          <w:lang w:val="fr-FR"/>
        </w:rPr>
        <w:t>ADCs</w:t>
      </w:r>
      <w:proofErr w:type="spellEnd"/>
      <w:ins w:id="114" w:author="GUIGNARD Davy" w:date="2026-06-04T17:44:00Z" w16du:dateUtc="2026-06-04T15:44:00Z">
        <w:r w:rsidR="0029335E">
          <w:rPr>
            <w:rFonts w:ascii="Times New Roman" w:hAnsi="Times New Roman"/>
            <w:sz w:val="24"/>
            <w:lang w:val="fr-FR"/>
          </w:rPr>
          <w:t>.</w:t>
        </w:r>
      </w:ins>
    </w:p>
    <w:p w14:paraId="02127504" w14:textId="77777777" w:rsidR="006573EB" w:rsidRPr="00463A58" w:rsidRDefault="00C2228B" w:rsidP="00A41DCE">
      <w:pPr>
        <w:pStyle w:val="Titre2"/>
        <w:rPr>
          <w:lang w:val="fr-FR"/>
        </w:rPr>
      </w:pPr>
      <w:bookmarkStart w:id="115" w:name="_Toc231291021"/>
      <w:r>
        <w:rPr>
          <w:lang w:val="fr-FR"/>
        </w:rPr>
        <w:t>1.4 Objectifs du stage</w:t>
      </w:r>
      <w:bookmarkEnd w:id="115"/>
    </w:p>
    <w:p w14:paraId="191FCE88" w14:textId="77777777" w:rsidR="006573EB" w:rsidRPr="006D414D" w:rsidRDefault="00C2228B">
      <w:pPr>
        <w:spacing w:after="120"/>
        <w:ind w:firstLine="567"/>
        <w:jc w:val="both"/>
        <w:rPr>
          <w:sz w:val="24"/>
          <w:szCs w:val="24"/>
          <w:lang w:val="fr-FR"/>
        </w:rPr>
      </w:pPr>
      <w:r>
        <w:rPr>
          <w:rFonts w:ascii="Times New Roman" w:hAnsi="Times New Roman"/>
          <w:sz w:val="24"/>
          <w:szCs w:val="24"/>
          <w:lang w:val="fr-FR"/>
        </w:rPr>
        <w:t>Ce stage s'inscrit dans une démarche de pharmacologie quantitative appliquée au développement d'un pipeline computationnel de prédiction de l'</w:t>
      </w:r>
      <w:proofErr w:type="spellStart"/>
      <w:r>
        <w:rPr>
          <w:rFonts w:ascii="Times New Roman" w:hAnsi="Times New Roman"/>
          <w:sz w:val="24"/>
          <w:szCs w:val="24"/>
          <w:lang w:val="fr-FR"/>
        </w:rPr>
        <w:t>hématotoxicité</w:t>
      </w:r>
      <w:proofErr w:type="spellEnd"/>
      <w:r>
        <w:rPr>
          <w:rFonts w:ascii="Times New Roman" w:hAnsi="Times New Roman"/>
          <w:sz w:val="24"/>
          <w:szCs w:val="24"/>
          <w:lang w:val="fr-FR"/>
        </w:rPr>
        <w:t xml:space="preserve">. Les objectifs sont structurés en quatre étapes </w:t>
      </w:r>
      <w:commentRangeStart w:id="116"/>
      <w:r>
        <w:rPr>
          <w:rFonts w:ascii="Times New Roman" w:hAnsi="Times New Roman"/>
          <w:sz w:val="24"/>
          <w:szCs w:val="24"/>
          <w:lang w:val="fr-FR"/>
        </w:rPr>
        <w:t>progressives</w:t>
      </w:r>
      <w:commentRangeEnd w:id="116"/>
      <w:r w:rsidR="00901821">
        <w:rPr>
          <w:rStyle w:val="CommentReference"/>
          <w:rFonts w:ascii="Times New Roman" w:hAnsi="Times New Roman"/>
          <w:sz w:val="24"/>
          <w:szCs w:val="24"/>
          <w:lang w:val="fr-FR"/>
        </w:rPr>
        <w:commentReference w:id="116"/>
      </w:r>
      <w:r>
        <w:rPr>
          <w:rFonts w:ascii="Times New Roman" w:hAnsi="Times New Roman"/>
          <w:sz w:val="24"/>
          <w:szCs w:val="24"/>
          <w:lang w:val="fr-FR"/>
        </w:rPr>
        <w:t xml:space="preserve"> :</w:t>
      </w:r>
    </w:p>
    <w:p w14:paraId="7442F419" w14:textId="036B477A" w:rsidR="006573EB" w:rsidRPr="006D414D" w:rsidRDefault="00C2228B">
      <w:pPr>
        <w:spacing w:after="60"/>
        <w:ind w:left="283" w:hanging="227"/>
        <w:rPr>
          <w:sz w:val="24"/>
          <w:szCs w:val="24"/>
          <w:lang w:val="fr-FR"/>
        </w:rPr>
      </w:pPr>
      <w:r>
        <w:rPr>
          <w:rFonts w:ascii="Times New Roman" w:hAnsi="Times New Roman"/>
          <w:sz w:val="24"/>
          <w:szCs w:val="24"/>
          <w:lang w:val="fr-FR"/>
        </w:rPr>
        <w:t xml:space="preserve">• Reproduire et valider le modèle semi-mécanistique de </w:t>
      </w:r>
      <w:proofErr w:type="spellStart"/>
      <w:r>
        <w:rPr>
          <w:rFonts w:ascii="Times New Roman" w:hAnsi="Times New Roman"/>
          <w:sz w:val="24"/>
          <w:szCs w:val="24"/>
          <w:lang w:val="fr-FR"/>
        </w:rPr>
        <w:t>Fornari</w:t>
      </w:r>
      <w:proofErr w:type="spellEnd"/>
      <w:r>
        <w:rPr>
          <w:rFonts w:ascii="Times New Roman" w:hAnsi="Times New Roman"/>
          <w:sz w:val="24"/>
          <w:szCs w:val="24"/>
          <w:lang w:val="fr-FR"/>
        </w:rPr>
        <w:t xml:space="preserve"> (2019) sur les données de rat traitées au </w:t>
      </w:r>
      <w:proofErr w:type="spellStart"/>
      <w:r>
        <w:rPr>
          <w:rFonts w:ascii="Times New Roman" w:hAnsi="Times New Roman"/>
          <w:sz w:val="24"/>
          <w:szCs w:val="24"/>
          <w:lang w:val="fr-FR"/>
        </w:rPr>
        <w:t>carboplatine</w:t>
      </w:r>
      <w:proofErr w:type="spellEnd"/>
      <w:r>
        <w:rPr>
          <w:rFonts w:ascii="Times New Roman" w:hAnsi="Times New Roman"/>
          <w:sz w:val="24"/>
          <w:szCs w:val="24"/>
          <w:lang w:val="fr-FR"/>
        </w:rPr>
        <w:t>, afin d'établir un cadre méthodologique de référence.</w:t>
      </w:r>
    </w:p>
    <w:p w14:paraId="479B58DF"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lastRenderedPageBreak/>
        <w:t>• Appliquer et adapter ce cadre au T-</w:t>
      </w:r>
      <w:proofErr w:type="spellStart"/>
      <w:r>
        <w:rPr>
          <w:rFonts w:ascii="Times New Roman" w:hAnsi="Times New Roman"/>
          <w:sz w:val="24"/>
          <w:szCs w:val="24"/>
          <w:lang w:val="fr-FR"/>
        </w:rPr>
        <w:t>DXd</w:t>
      </w:r>
      <w:proofErr w:type="spellEnd"/>
      <w:r>
        <w:rPr>
          <w:rFonts w:ascii="Times New Roman" w:hAnsi="Times New Roman"/>
          <w:sz w:val="24"/>
          <w:szCs w:val="24"/>
          <w:lang w:val="fr-FR"/>
        </w:rPr>
        <w:t>, en développant une simulation de population virtuelle humaine (N=300) et en validant les prédictions de grades CTCAE v5 contre les données cliniques FDA.</w:t>
      </w:r>
    </w:p>
    <w:p w14:paraId="2DAD2B2B"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Étendre le pipeline à un composé en développement interne, en s'appuyant sur des données précliniques NHP (8 primates non-humains, 4 niveaux de dose) pour la caractérisation PK/PD.</w:t>
      </w:r>
    </w:p>
    <w:p w14:paraId="675DE763"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Établir les bases méthodologiques d'une traduction clinique, en exploitant les connaissances accumulées sur le T-</w:t>
      </w:r>
      <w:proofErr w:type="spellStart"/>
      <w:r>
        <w:rPr>
          <w:rFonts w:ascii="Times New Roman" w:hAnsi="Times New Roman"/>
          <w:sz w:val="24"/>
          <w:szCs w:val="24"/>
          <w:lang w:val="fr-FR"/>
        </w:rPr>
        <w:t>DXd</w:t>
      </w:r>
      <w:proofErr w:type="spellEnd"/>
      <w:r>
        <w:rPr>
          <w:rFonts w:ascii="Times New Roman" w:hAnsi="Times New Roman"/>
          <w:sz w:val="24"/>
          <w:szCs w:val="24"/>
          <w:lang w:val="fr-FR"/>
        </w:rPr>
        <w:t xml:space="preserve"> pour guider l'interprétation des données NHP internes.</w:t>
      </w:r>
    </w:p>
    <w:p w14:paraId="1882A7D8" w14:textId="3219A152" w:rsidR="006573EB" w:rsidRPr="00463A58" w:rsidRDefault="006573EB">
      <w:pPr>
        <w:rPr>
          <w:lang w:val="fr-FR"/>
        </w:rPr>
      </w:pPr>
    </w:p>
    <w:p w14:paraId="676DCC01" w14:textId="77777777" w:rsidR="006573EB" w:rsidRDefault="00C2228B" w:rsidP="00A41DCE">
      <w:pPr>
        <w:pStyle w:val="Titre1"/>
        <w:rPr>
          <w:lang w:val="fr-FR"/>
        </w:rPr>
      </w:pPr>
      <w:bookmarkStart w:id="117" w:name="_Toc231291022"/>
      <w:r>
        <w:rPr>
          <w:lang w:val="fr-FR"/>
        </w:rPr>
        <w:t>II. Matériels &amp; Méthodes</w:t>
      </w:r>
      <w:bookmarkEnd w:id="117"/>
    </w:p>
    <w:p w14:paraId="203AD6D9" w14:textId="77777777" w:rsidR="00CD1816" w:rsidRDefault="00CD1816" w:rsidP="00CD1816">
      <w:pPr>
        <w:rPr>
          <w:lang w:val="fr-FR"/>
        </w:rPr>
      </w:pPr>
    </w:p>
    <w:p w14:paraId="30807041" w14:textId="77777777" w:rsidR="00CD1816" w:rsidRPr="00654DE0" w:rsidRDefault="00CD1816" w:rsidP="00654DE0">
      <w:pPr>
        <w:pStyle w:val="Titre2"/>
        <w:rPr>
          <w:lang w:val="fr-FR"/>
        </w:rPr>
      </w:pPr>
      <w:bookmarkStart w:id="118" w:name="_Toc231291023"/>
      <w:r>
        <w:rPr>
          <w:lang w:val="fr-FR"/>
        </w:rPr>
        <w:t>2.1 Sources de données</w:t>
      </w:r>
      <w:bookmarkEnd w:id="118"/>
    </w:p>
    <w:p w14:paraId="4A5F2C8E" w14:textId="76895333" w:rsidR="00CD1816" w:rsidRPr="00654DE0" w:rsidRDefault="00CD1816" w:rsidP="00CD1816">
      <w:pPr>
        <w:spacing w:after="120"/>
        <w:ind w:firstLine="567"/>
        <w:jc w:val="both"/>
        <w:rPr>
          <w:lang w:val="fr-FR"/>
        </w:rPr>
      </w:pPr>
      <w:r>
        <w:rPr>
          <w:rFonts w:ascii="Times New Roman" w:hAnsi="Times New Roman"/>
          <w:sz w:val="24"/>
          <w:lang w:val="fr-FR"/>
        </w:rPr>
        <w:t xml:space="preserve">Le pipeline repose sur quatre jeux de données distincts, résumés dans le tableau ci-dessous. </w:t>
      </w:r>
      <w:commentRangeStart w:id="119"/>
      <w:commentRangeStart w:id="120"/>
      <w:r>
        <w:rPr>
          <w:rFonts w:ascii="Times New Roman" w:hAnsi="Times New Roman"/>
          <w:sz w:val="24"/>
          <w:lang w:val="fr-FR"/>
        </w:rPr>
        <w:t>Les données précliniques NHP sont confidentielles et ne sont pas reproduites dans ce document.</w:t>
      </w:r>
      <w:commentRangeEnd w:id="119"/>
      <w:r w:rsidR="00BE03D2" w:rsidRPr="00654DE0">
        <w:rPr>
          <w:rStyle w:val="CommentReference"/>
          <w:sz w:val="22"/>
          <w:szCs w:val="22"/>
          <w:lang w:val="fr-FR"/>
        </w:rPr>
        <w:commentReference w:id="119"/>
      </w:r>
      <w:commentRangeEnd w:id="120"/>
      <w:r>
        <w:rPr>
          <w:rStyle w:val="CommentReference"/>
        </w:rPr>
        <w:commentReference w:id="120"/>
      </w:r>
    </w:p>
    <w:tbl>
      <w:tblPr>
        <w:tblStyle w:val="Grilledutableau"/>
        <w:tblW w:w="0" w:type="auto"/>
        <w:tblLook w:val="04A0" w:firstRow="1" w:lastRow="0" w:firstColumn="1" w:lastColumn="0" w:noHBand="0" w:noVBand="1"/>
      </w:tblPr>
      <w:tblGrid>
        <w:gridCol w:w="716"/>
        <w:gridCol w:w="1625"/>
        <w:gridCol w:w="1580"/>
        <w:gridCol w:w="1952"/>
        <w:gridCol w:w="2365"/>
        <w:gridCol w:w="1100"/>
      </w:tblGrid>
      <w:tr w:rsidR="00CD1816" w14:paraId="3C30E990" w14:textId="77777777" w:rsidTr="007C26BD">
        <w:tc>
          <w:tcPr>
            <w:tcW w:w="680" w:type="dxa"/>
            <w:shd w:val="clear" w:color="auto" w:fill="2C3E50"/>
          </w:tcPr>
          <w:p w14:paraId="403D0D3E" w14:textId="77777777" w:rsidR="00CD1816" w:rsidRDefault="00CD1816" w:rsidP="007C26BD">
            <w:pPr>
              <w:jc w:val="center"/>
            </w:pPr>
            <w:r>
              <w:rPr>
                <w:rFonts w:ascii="Times New Roman" w:hAnsi="Times New Roman"/>
                <w:b/>
                <w:color w:val="FFFFFF"/>
                <w:sz w:val="20"/>
              </w:rPr>
              <w:t>Étape</w:t>
            </w:r>
          </w:p>
        </w:tc>
        <w:tc>
          <w:tcPr>
            <w:tcW w:w="1701" w:type="dxa"/>
            <w:shd w:val="clear" w:color="auto" w:fill="2C3E50"/>
          </w:tcPr>
          <w:p w14:paraId="0131CC35" w14:textId="77777777" w:rsidR="00CD1816" w:rsidRDefault="00CD1816" w:rsidP="007C26BD">
            <w:pPr>
              <w:jc w:val="center"/>
            </w:pPr>
            <w:r>
              <w:rPr>
                <w:rFonts w:ascii="Times New Roman" w:hAnsi="Times New Roman"/>
                <w:b/>
                <w:color w:val="FFFFFF"/>
                <w:sz w:val="20"/>
              </w:rPr>
              <w:t xml:space="preserve">Espèce / </w:t>
            </w:r>
            <w:proofErr w:type="spellStart"/>
            <w:r>
              <w:rPr>
                <w:rFonts w:ascii="Times New Roman" w:hAnsi="Times New Roman"/>
                <w:b/>
                <w:color w:val="FFFFFF"/>
                <w:sz w:val="20"/>
              </w:rPr>
              <w:t>contexte</w:t>
            </w:r>
            <w:proofErr w:type="spellEnd"/>
          </w:p>
        </w:tc>
        <w:tc>
          <w:tcPr>
            <w:tcW w:w="1701" w:type="dxa"/>
            <w:shd w:val="clear" w:color="auto" w:fill="2C3E50"/>
          </w:tcPr>
          <w:p w14:paraId="6E73C812" w14:textId="77777777" w:rsidR="00CD1816" w:rsidRDefault="00CD1816" w:rsidP="007C26BD">
            <w:pPr>
              <w:jc w:val="center"/>
            </w:pPr>
            <w:proofErr w:type="spellStart"/>
            <w:r>
              <w:rPr>
                <w:rFonts w:ascii="Times New Roman" w:hAnsi="Times New Roman"/>
                <w:b/>
                <w:color w:val="FFFFFF"/>
                <w:sz w:val="20"/>
              </w:rPr>
              <w:t>Composé</w:t>
            </w:r>
            <w:proofErr w:type="spellEnd"/>
          </w:p>
        </w:tc>
        <w:tc>
          <w:tcPr>
            <w:tcW w:w="2551" w:type="dxa"/>
            <w:shd w:val="clear" w:color="auto" w:fill="2C3E50"/>
          </w:tcPr>
          <w:p w14:paraId="6ACF4AEE" w14:textId="77777777" w:rsidR="00CD1816" w:rsidRDefault="00CD1816" w:rsidP="007C26BD">
            <w:pPr>
              <w:jc w:val="center"/>
            </w:pPr>
            <w:r>
              <w:rPr>
                <w:rFonts w:ascii="Times New Roman" w:hAnsi="Times New Roman"/>
                <w:b/>
                <w:color w:val="FFFFFF"/>
                <w:sz w:val="20"/>
              </w:rPr>
              <w:t>Source</w:t>
            </w:r>
          </w:p>
        </w:tc>
        <w:tc>
          <w:tcPr>
            <w:tcW w:w="3118" w:type="dxa"/>
            <w:shd w:val="clear" w:color="auto" w:fill="2C3E50"/>
          </w:tcPr>
          <w:p w14:paraId="2D7A8386" w14:textId="77777777" w:rsidR="00CD1816" w:rsidRDefault="00CD1816" w:rsidP="007C26BD">
            <w:pPr>
              <w:jc w:val="center"/>
            </w:pPr>
            <w:r>
              <w:rPr>
                <w:rFonts w:ascii="Times New Roman" w:hAnsi="Times New Roman"/>
                <w:b/>
                <w:color w:val="FFFFFF"/>
                <w:sz w:val="20"/>
              </w:rPr>
              <w:t>Type de données</w:t>
            </w:r>
          </w:p>
        </w:tc>
        <w:tc>
          <w:tcPr>
            <w:tcW w:w="1134" w:type="dxa"/>
            <w:shd w:val="clear" w:color="auto" w:fill="2C3E50"/>
          </w:tcPr>
          <w:p w14:paraId="50147748" w14:textId="77777777" w:rsidR="00CD1816" w:rsidRDefault="00CD1816" w:rsidP="007C26BD">
            <w:pPr>
              <w:jc w:val="center"/>
            </w:pPr>
            <w:r>
              <w:rPr>
                <w:rFonts w:ascii="Times New Roman" w:hAnsi="Times New Roman"/>
                <w:b/>
                <w:color w:val="FFFFFF"/>
                <w:sz w:val="20"/>
              </w:rPr>
              <w:t>n</w:t>
            </w:r>
          </w:p>
        </w:tc>
      </w:tr>
      <w:tr w:rsidR="00CD1816" w14:paraId="0CE5677C" w14:textId="77777777" w:rsidTr="007C26BD">
        <w:tc>
          <w:tcPr>
            <w:tcW w:w="680" w:type="dxa"/>
            <w:shd w:val="clear" w:color="auto" w:fill="F2F2F2"/>
          </w:tcPr>
          <w:p w14:paraId="3B7CFC13" w14:textId="77777777" w:rsidR="00CD1816" w:rsidRDefault="00CD1816" w:rsidP="007C26BD">
            <w:pPr>
              <w:jc w:val="center"/>
            </w:pPr>
            <w:r>
              <w:rPr>
                <w:rFonts w:ascii="Times New Roman" w:hAnsi="Times New Roman"/>
                <w:sz w:val="20"/>
              </w:rPr>
              <w:t>1</w:t>
            </w:r>
          </w:p>
        </w:tc>
        <w:tc>
          <w:tcPr>
            <w:tcW w:w="1701" w:type="dxa"/>
            <w:shd w:val="clear" w:color="auto" w:fill="F2F2F2"/>
          </w:tcPr>
          <w:p w14:paraId="44DF38AC" w14:textId="77777777" w:rsidR="00CD1816" w:rsidRDefault="00CD1816" w:rsidP="007C26BD">
            <w:pPr>
              <w:jc w:val="center"/>
            </w:pPr>
            <w:r>
              <w:rPr>
                <w:rFonts w:ascii="Times New Roman" w:hAnsi="Times New Roman"/>
                <w:sz w:val="20"/>
              </w:rPr>
              <w:t>Rat (Sprague-Dawley)</w:t>
            </w:r>
          </w:p>
        </w:tc>
        <w:tc>
          <w:tcPr>
            <w:tcW w:w="1701" w:type="dxa"/>
            <w:shd w:val="clear" w:color="auto" w:fill="F2F2F2"/>
          </w:tcPr>
          <w:p w14:paraId="428DFB2C" w14:textId="77777777" w:rsidR="00CD1816" w:rsidRDefault="00CD1816" w:rsidP="007C26BD">
            <w:pPr>
              <w:jc w:val="center"/>
            </w:pPr>
            <w:proofErr w:type="spellStart"/>
            <w:r>
              <w:rPr>
                <w:rFonts w:ascii="Times New Roman" w:hAnsi="Times New Roman"/>
                <w:sz w:val="20"/>
              </w:rPr>
              <w:t>Carboplatine</w:t>
            </w:r>
            <w:proofErr w:type="spellEnd"/>
          </w:p>
        </w:tc>
        <w:tc>
          <w:tcPr>
            <w:tcW w:w="2551" w:type="dxa"/>
            <w:shd w:val="clear" w:color="auto" w:fill="F2F2F2"/>
          </w:tcPr>
          <w:p w14:paraId="5BE994E9" w14:textId="77777777" w:rsidR="00CD1816" w:rsidRDefault="00CD1816" w:rsidP="007C26BD">
            <w:pPr>
              <w:jc w:val="center"/>
            </w:pPr>
            <w:r>
              <w:rPr>
                <w:rFonts w:ascii="Times New Roman" w:hAnsi="Times New Roman"/>
                <w:sz w:val="20"/>
              </w:rPr>
              <w:t>Fornari et al. 2019 (publication)</w:t>
            </w:r>
          </w:p>
        </w:tc>
        <w:tc>
          <w:tcPr>
            <w:tcW w:w="3118" w:type="dxa"/>
            <w:shd w:val="clear" w:color="auto" w:fill="F2F2F2"/>
          </w:tcPr>
          <w:p w14:paraId="2B0284E3" w14:textId="77777777" w:rsidR="00CD1816" w:rsidRPr="00654DE0" w:rsidRDefault="00CD1816" w:rsidP="007C26BD">
            <w:pPr>
              <w:jc w:val="center"/>
              <w:rPr>
                <w:lang w:val="fr-FR"/>
              </w:rPr>
            </w:pPr>
            <w:r>
              <w:rPr>
                <w:rFonts w:ascii="Times New Roman" w:hAnsi="Times New Roman"/>
                <w:sz w:val="20"/>
                <w:lang w:val="fr-FR"/>
              </w:rPr>
              <w:t>Hématologie sanguine (</w:t>
            </w:r>
            <w:proofErr w:type="spellStart"/>
            <w:r>
              <w:rPr>
                <w:rFonts w:ascii="Times New Roman" w:hAnsi="Times New Roman"/>
                <w:sz w:val="20"/>
                <w:lang w:val="fr-FR"/>
              </w:rPr>
              <w:t>Neut</w:t>
            </w:r>
            <w:proofErr w:type="spellEnd"/>
            <w:r>
              <w:rPr>
                <w:rFonts w:ascii="Times New Roman" w:hAnsi="Times New Roman"/>
                <w:sz w:val="20"/>
                <w:lang w:val="fr-FR"/>
              </w:rPr>
              <w:t xml:space="preserve">, </w:t>
            </w:r>
            <w:proofErr w:type="spellStart"/>
            <w:r>
              <w:rPr>
                <w:rFonts w:ascii="Times New Roman" w:hAnsi="Times New Roman"/>
                <w:sz w:val="20"/>
                <w:lang w:val="fr-FR"/>
              </w:rPr>
              <w:t>Plt</w:t>
            </w:r>
            <w:proofErr w:type="spellEnd"/>
            <w:r>
              <w:rPr>
                <w:rFonts w:ascii="Times New Roman" w:hAnsi="Times New Roman"/>
                <w:sz w:val="20"/>
                <w:lang w:val="fr-FR"/>
              </w:rPr>
              <w:t xml:space="preserve">, </w:t>
            </w:r>
            <w:proofErr w:type="spellStart"/>
            <w:r>
              <w:rPr>
                <w:rFonts w:ascii="Times New Roman" w:hAnsi="Times New Roman"/>
                <w:sz w:val="20"/>
                <w:lang w:val="fr-FR"/>
              </w:rPr>
              <w:t>Ret</w:t>
            </w:r>
            <w:proofErr w:type="spellEnd"/>
            <w:r>
              <w:rPr>
                <w:rFonts w:ascii="Times New Roman" w:hAnsi="Times New Roman"/>
                <w:sz w:val="20"/>
                <w:lang w:val="fr-FR"/>
              </w:rPr>
              <w:t>, RBC) — données digitalisées</w:t>
            </w:r>
          </w:p>
        </w:tc>
        <w:tc>
          <w:tcPr>
            <w:tcW w:w="1134" w:type="dxa"/>
            <w:shd w:val="clear" w:color="auto" w:fill="F2F2F2"/>
          </w:tcPr>
          <w:p w14:paraId="1AB0D4EE" w14:textId="77777777" w:rsidR="00CD1816" w:rsidRDefault="00CD1816" w:rsidP="007C26BD">
            <w:pPr>
              <w:jc w:val="center"/>
            </w:pPr>
            <w:r>
              <w:rPr>
                <w:rFonts w:ascii="Times New Roman" w:hAnsi="Times New Roman"/>
                <w:sz w:val="20"/>
              </w:rPr>
              <w:t xml:space="preserve">5 </w:t>
            </w:r>
            <w:proofErr w:type="spellStart"/>
            <w:r>
              <w:rPr>
                <w:rFonts w:ascii="Times New Roman" w:hAnsi="Times New Roman"/>
                <w:sz w:val="20"/>
              </w:rPr>
              <w:t>animaux</w:t>
            </w:r>
            <w:proofErr w:type="spellEnd"/>
          </w:p>
        </w:tc>
      </w:tr>
      <w:tr w:rsidR="00CD1816" w14:paraId="531AE2CF" w14:textId="77777777" w:rsidTr="007C26BD">
        <w:tc>
          <w:tcPr>
            <w:tcW w:w="680" w:type="dxa"/>
            <w:shd w:val="clear" w:color="auto" w:fill="FFFFFF"/>
          </w:tcPr>
          <w:p w14:paraId="57BFBC4A" w14:textId="77777777" w:rsidR="00CD1816" w:rsidRDefault="00CD1816" w:rsidP="007C26BD">
            <w:pPr>
              <w:jc w:val="center"/>
            </w:pPr>
            <w:r>
              <w:rPr>
                <w:rFonts w:ascii="Times New Roman" w:hAnsi="Times New Roman"/>
                <w:sz w:val="20"/>
              </w:rPr>
              <w:t>2</w:t>
            </w:r>
          </w:p>
        </w:tc>
        <w:tc>
          <w:tcPr>
            <w:tcW w:w="1701" w:type="dxa"/>
            <w:shd w:val="clear" w:color="auto" w:fill="FFFFFF"/>
          </w:tcPr>
          <w:p w14:paraId="71A73E38" w14:textId="77777777" w:rsidR="00CD1816" w:rsidRDefault="00CD1816" w:rsidP="007C26BD">
            <w:pPr>
              <w:jc w:val="center"/>
            </w:pPr>
            <w:proofErr w:type="spellStart"/>
            <w:r>
              <w:rPr>
                <w:rFonts w:ascii="Times New Roman" w:hAnsi="Times New Roman"/>
                <w:sz w:val="20"/>
              </w:rPr>
              <w:t>Humain</w:t>
            </w:r>
            <w:proofErr w:type="spellEnd"/>
            <w:r>
              <w:rPr>
                <w:rFonts w:ascii="Times New Roman" w:hAnsi="Times New Roman"/>
                <w:sz w:val="20"/>
              </w:rPr>
              <w:t xml:space="preserve"> </w:t>
            </w:r>
            <w:proofErr w:type="spellStart"/>
            <w:r>
              <w:rPr>
                <w:rFonts w:ascii="Times New Roman" w:hAnsi="Times New Roman"/>
                <w:sz w:val="20"/>
              </w:rPr>
              <w:t>sain</w:t>
            </w:r>
            <w:proofErr w:type="spellEnd"/>
          </w:p>
        </w:tc>
        <w:tc>
          <w:tcPr>
            <w:tcW w:w="1701" w:type="dxa"/>
            <w:shd w:val="clear" w:color="auto" w:fill="FFFFFF"/>
          </w:tcPr>
          <w:p w14:paraId="380AD44B" w14:textId="217D8DEE" w:rsidR="00CD1816" w:rsidRDefault="00DD375B" w:rsidP="007C26BD">
            <w:pPr>
              <w:jc w:val="center"/>
            </w:pPr>
            <w:proofErr w:type="spellStart"/>
            <w:r>
              <w:rPr>
                <w:rFonts w:ascii="Times New Roman" w:hAnsi="Times New Roman"/>
                <w:sz w:val="20"/>
              </w:rPr>
              <w:t>Carboplatine</w:t>
            </w:r>
            <w:proofErr w:type="spellEnd"/>
            <w:r>
              <w:rPr>
                <w:rFonts w:ascii="Times New Roman" w:hAnsi="Times New Roman"/>
                <w:sz w:val="20"/>
              </w:rPr>
              <w:t xml:space="preserve"> </w:t>
            </w:r>
          </w:p>
        </w:tc>
        <w:tc>
          <w:tcPr>
            <w:tcW w:w="2551" w:type="dxa"/>
            <w:shd w:val="clear" w:color="auto" w:fill="FFFFFF"/>
          </w:tcPr>
          <w:p w14:paraId="127F1518" w14:textId="77777777" w:rsidR="00CD1816" w:rsidRDefault="00CD1816" w:rsidP="007C26BD">
            <w:pPr>
              <w:jc w:val="center"/>
            </w:pPr>
            <w:r>
              <w:rPr>
                <w:rFonts w:ascii="Times New Roman" w:hAnsi="Times New Roman"/>
                <w:sz w:val="20"/>
              </w:rPr>
              <w:t>Fornari et al. 2019 (publication)</w:t>
            </w:r>
          </w:p>
        </w:tc>
        <w:tc>
          <w:tcPr>
            <w:tcW w:w="3118" w:type="dxa"/>
            <w:shd w:val="clear" w:color="auto" w:fill="FFFFFF"/>
          </w:tcPr>
          <w:p w14:paraId="3058F703" w14:textId="77777777" w:rsidR="00CD1816" w:rsidRPr="00654DE0" w:rsidRDefault="00CD1816" w:rsidP="007C26BD">
            <w:pPr>
              <w:jc w:val="center"/>
              <w:rPr>
                <w:lang w:val="fr-FR"/>
              </w:rPr>
            </w:pPr>
            <w:r>
              <w:rPr>
                <w:rFonts w:ascii="Times New Roman" w:hAnsi="Times New Roman"/>
                <w:sz w:val="20"/>
                <w:lang w:val="fr-FR"/>
              </w:rPr>
              <w:t>Valeurs basales hématologiques humaines (paramètres d'équilibre)</w:t>
            </w:r>
          </w:p>
        </w:tc>
        <w:tc>
          <w:tcPr>
            <w:tcW w:w="1134" w:type="dxa"/>
            <w:shd w:val="clear" w:color="auto" w:fill="FFFFFF"/>
          </w:tcPr>
          <w:p w14:paraId="6008F7E5" w14:textId="77777777" w:rsidR="00CD1816" w:rsidRDefault="00CD1816" w:rsidP="007C26BD">
            <w:pPr>
              <w:jc w:val="center"/>
            </w:pPr>
            <w:r>
              <w:rPr>
                <w:rFonts w:ascii="Times New Roman" w:hAnsi="Times New Roman"/>
                <w:sz w:val="20"/>
              </w:rPr>
              <w:t>Littérature</w:t>
            </w:r>
          </w:p>
        </w:tc>
      </w:tr>
      <w:tr w:rsidR="00CD1816" w14:paraId="287F785F" w14:textId="77777777" w:rsidTr="007C26BD">
        <w:tc>
          <w:tcPr>
            <w:tcW w:w="680" w:type="dxa"/>
            <w:shd w:val="clear" w:color="auto" w:fill="F2F2F2"/>
          </w:tcPr>
          <w:p w14:paraId="497BF824" w14:textId="77777777" w:rsidR="00CD1816" w:rsidRDefault="00CD1816" w:rsidP="007C26BD">
            <w:pPr>
              <w:jc w:val="center"/>
            </w:pPr>
            <w:r>
              <w:rPr>
                <w:rFonts w:ascii="Times New Roman" w:hAnsi="Times New Roman"/>
                <w:sz w:val="20"/>
              </w:rPr>
              <w:t>3 &amp; 5</w:t>
            </w:r>
          </w:p>
        </w:tc>
        <w:tc>
          <w:tcPr>
            <w:tcW w:w="1701" w:type="dxa"/>
            <w:shd w:val="clear" w:color="auto" w:fill="F2F2F2"/>
          </w:tcPr>
          <w:p w14:paraId="33EB47DC" w14:textId="77777777" w:rsidR="00CD1816" w:rsidRDefault="00CD1816" w:rsidP="007C26BD">
            <w:pPr>
              <w:jc w:val="center"/>
            </w:pPr>
            <w:r>
              <w:rPr>
                <w:rFonts w:ascii="Times New Roman" w:hAnsi="Times New Roman"/>
                <w:sz w:val="20"/>
              </w:rPr>
              <w:t xml:space="preserve">Rat / </w:t>
            </w:r>
            <w:commentRangeStart w:id="121"/>
            <w:proofErr w:type="spellStart"/>
            <w:r>
              <w:rPr>
                <w:rFonts w:ascii="Times New Roman" w:hAnsi="Times New Roman"/>
                <w:sz w:val="20"/>
              </w:rPr>
              <w:t>Humain</w:t>
            </w:r>
            <w:commentRangeEnd w:id="121"/>
            <w:proofErr w:type="spellEnd"/>
            <w:r w:rsidR="00934660">
              <w:rPr>
                <w:rStyle w:val="CommentReference"/>
                <w:sz w:val="22"/>
                <w:szCs w:val="22"/>
              </w:rPr>
              <w:commentReference w:id="121"/>
            </w:r>
          </w:p>
        </w:tc>
        <w:tc>
          <w:tcPr>
            <w:tcW w:w="1701" w:type="dxa"/>
            <w:shd w:val="clear" w:color="auto" w:fill="F2F2F2"/>
          </w:tcPr>
          <w:p w14:paraId="64308109" w14:textId="77777777" w:rsidR="00CD1816" w:rsidRDefault="00CD1816" w:rsidP="007C26BD">
            <w:pPr>
              <w:jc w:val="center"/>
            </w:pPr>
            <w:r>
              <w:rPr>
                <w:rFonts w:ascii="Times New Roman" w:hAnsi="Times New Roman"/>
                <w:sz w:val="20"/>
              </w:rPr>
              <w:t>T-</w:t>
            </w:r>
            <w:proofErr w:type="spellStart"/>
            <w:r>
              <w:rPr>
                <w:rFonts w:ascii="Times New Roman" w:hAnsi="Times New Roman"/>
                <w:sz w:val="20"/>
              </w:rPr>
              <w:t>DXd</w:t>
            </w:r>
            <w:proofErr w:type="spellEnd"/>
            <w:r>
              <w:rPr>
                <w:rFonts w:ascii="Times New Roman" w:hAnsi="Times New Roman"/>
                <w:sz w:val="20"/>
              </w:rPr>
              <w:t xml:space="preserve"> (trastuzumab </w:t>
            </w:r>
            <w:proofErr w:type="spellStart"/>
            <w:r>
              <w:rPr>
                <w:rFonts w:ascii="Times New Roman" w:hAnsi="Times New Roman"/>
                <w:sz w:val="20"/>
              </w:rPr>
              <w:t>déruxtécan</w:t>
            </w:r>
            <w:proofErr w:type="spellEnd"/>
            <w:r>
              <w:rPr>
                <w:rFonts w:ascii="Times New Roman" w:hAnsi="Times New Roman"/>
                <w:sz w:val="20"/>
              </w:rPr>
              <w:t>)</w:t>
            </w:r>
          </w:p>
        </w:tc>
        <w:tc>
          <w:tcPr>
            <w:tcW w:w="2551" w:type="dxa"/>
            <w:shd w:val="clear" w:color="auto" w:fill="F2F2F2"/>
          </w:tcPr>
          <w:p w14:paraId="33D3265D" w14:textId="77777777" w:rsidR="00CD1816" w:rsidRDefault="00CD1816" w:rsidP="007C26BD">
            <w:pPr>
              <w:jc w:val="center"/>
            </w:pPr>
            <w:r>
              <w:rPr>
                <w:rFonts w:ascii="Times New Roman" w:hAnsi="Times New Roman"/>
                <w:sz w:val="20"/>
              </w:rPr>
              <w:t xml:space="preserve">Yin et al. </w:t>
            </w:r>
            <w:proofErr w:type="gramStart"/>
            <w:r>
              <w:rPr>
                <w:rFonts w:ascii="Times New Roman" w:hAnsi="Times New Roman"/>
                <w:sz w:val="20"/>
              </w:rPr>
              <w:t>2020 ;</w:t>
            </w:r>
            <w:proofErr w:type="gramEnd"/>
            <w:r>
              <w:rPr>
                <w:rFonts w:ascii="Times New Roman" w:hAnsi="Times New Roman"/>
                <w:sz w:val="20"/>
              </w:rPr>
              <w:t xml:space="preserve"> FDA BLA 761139 (DESTINY-Breast01)</w:t>
            </w:r>
          </w:p>
        </w:tc>
        <w:tc>
          <w:tcPr>
            <w:tcW w:w="3118" w:type="dxa"/>
            <w:shd w:val="clear" w:color="auto" w:fill="F2F2F2"/>
          </w:tcPr>
          <w:p w14:paraId="46738D6F" w14:textId="77777777" w:rsidR="00CD1816" w:rsidRPr="00654DE0" w:rsidRDefault="00CD1816" w:rsidP="007C26BD">
            <w:pPr>
              <w:jc w:val="center"/>
              <w:rPr>
                <w:lang w:val="fr-FR"/>
              </w:rPr>
            </w:pPr>
            <w:r>
              <w:rPr>
                <w:rFonts w:ascii="Times New Roman" w:hAnsi="Times New Roman"/>
                <w:sz w:val="20"/>
                <w:lang w:val="fr-FR"/>
              </w:rPr>
              <w:t>Paramètres PK (allométrie rat) ; grades CTCAE cliniques humains</w:t>
            </w:r>
          </w:p>
        </w:tc>
        <w:tc>
          <w:tcPr>
            <w:tcW w:w="1134" w:type="dxa"/>
            <w:shd w:val="clear" w:color="auto" w:fill="F2F2F2"/>
          </w:tcPr>
          <w:p w14:paraId="5A05B862" w14:textId="77777777" w:rsidR="00CD1816" w:rsidRDefault="00CD1816" w:rsidP="007C26BD">
            <w:pPr>
              <w:jc w:val="center"/>
            </w:pPr>
            <w:r>
              <w:rPr>
                <w:rFonts w:ascii="Times New Roman" w:hAnsi="Times New Roman"/>
                <w:sz w:val="20"/>
              </w:rPr>
              <w:t>N=184 patients</w:t>
            </w:r>
          </w:p>
        </w:tc>
      </w:tr>
      <w:tr w:rsidR="00CD1816" w14:paraId="05B1BD26" w14:textId="77777777" w:rsidTr="007C26BD">
        <w:tc>
          <w:tcPr>
            <w:tcW w:w="680" w:type="dxa"/>
            <w:shd w:val="clear" w:color="auto" w:fill="FFFFFF"/>
          </w:tcPr>
          <w:p w14:paraId="3D399626" w14:textId="77777777" w:rsidR="00CD1816" w:rsidRDefault="00CD1816" w:rsidP="007C26BD">
            <w:pPr>
              <w:jc w:val="center"/>
            </w:pPr>
            <w:r>
              <w:rPr>
                <w:rFonts w:ascii="Times New Roman" w:hAnsi="Times New Roman"/>
                <w:sz w:val="20"/>
              </w:rPr>
              <w:t>4</w:t>
            </w:r>
          </w:p>
        </w:tc>
        <w:tc>
          <w:tcPr>
            <w:tcW w:w="1701" w:type="dxa"/>
            <w:shd w:val="clear" w:color="auto" w:fill="FFFFFF"/>
          </w:tcPr>
          <w:p w14:paraId="65420E23" w14:textId="77777777" w:rsidR="00CD1816" w:rsidRDefault="00CD1816" w:rsidP="007C26BD">
            <w:pPr>
              <w:jc w:val="center"/>
            </w:pPr>
            <w:r>
              <w:rPr>
                <w:rFonts w:ascii="Times New Roman" w:hAnsi="Times New Roman"/>
                <w:sz w:val="20"/>
              </w:rPr>
              <w:t>NHP (cynomolgus)</w:t>
            </w:r>
          </w:p>
        </w:tc>
        <w:tc>
          <w:tcPr>
            <w:tcW w:w="1701" w:type="dxa"/>
            <w:shd w:val="clear" w:color="auto" w:fill="FFFFFF"/>
          </w:tcPr>
          <w:p w14:paraId="322548DB" w14:textId="77777777" w:rsidR="00CD1816" w:rsidRDefault="00CD1816" w:rsidP="007C26BD">
            <w:pPr>
              <w:jc w:val="center"/>
            </w:pPr>
            <w:proofErr w:type="spellStart"/>
            <w:r>
              <w:rPr>
                <w:rFonts w:ascii="Times New Roman" w:hAnsi="Times New Roman"/>
                <w:sz w:val="20"/>
              </w:rPr>
              <w:t>Composé</w:t>
            </w:r>
            <w:proofErr w:type="spellEnd"/>
            <w:r>
              <w:rPr>
                <w:rFonts w:ascii="Times New Roman" w:hAnsi="Times New Roman"/>
                <w:sz w:val="20"/>
              </w:rPr>
              <w:t xml:space="preserve"> </w:t>
            </w:r>
            <w:proofErr w:type="spellStart"/>
            <w:r>
              <w:rPr>
                <w:rFonts w:ascii="Times New Roman" w:hAnsi="Times New Roman"/>
                <w:sz w:val="20"/>
              </w:rPr>
              <w:t>en</w:t>
            </w:r>
            <w:proofErr w:type="spellEnd"/>
            <w:r>
              <w:rPr>
                <w:rFonts w:ascii="Times New Roman" w:hAnsi="Times New Roman"/>
                <w:sz w:val="20"/>
              </w:rPr>
              <w:t xml:space="preserve"> </w:t>
            </w:r>
            <w:proofErr w:type="spellStart"/>
            <w:r>
              <w:rPr>
                <w:rFonts w:ascii="Times New Roman" w:hAnsi="Times New Roman"/>
                <w:sz w:val="20"/>
              </w:rPr>
              <w:t>développement</w:t>
            </w:r>
            <w:proofErr w:type="spellEnd"/>
            <w:r>
              <w:rPr>
                <w:rFonts w:ascii="Times New Roman" w:hAnsi="Times New Roman"/>
                <w:sz w:val="20"/>
              </w:rPr>
              <w:t xml:space="preserve"> interne</w:t>
            </w:r>
          </w:p>
        </w:tc>
        <w:tc>
          <w:tcPr>
            <w:tcW w:w="2551" w:type="dxa"/>
            <w:shd w:val="clear" w:color="auto" w:fill="FFFFFF"/>
          </w:tcPr>
          <w:p w14:paraId="5B68C1DD" w14:textId="77777777" w:rsidR="00CD1816" w:rsidRDefault="00CD1816" w:rsidP="007C26BD">
            <w:pPr>
              <w:jc w:val="center"/>
            </w:pPr>
            <w:r>
              <w:rPr>
                <w:rFonts w:ascii="Times New Roman" w:hAnsi="Times New Roman"/>
                <w:sz w:val="20"/>
              </w:rPr>
              <w:t xml:space="preserve">Données internes — </w:t>
            </w:r>
            <w:proofErr w:type="spellStart"/>
            <w:r>
              <w:rPr>
                <w:rFonts w:ascii="Times New Roman" w:hAnsi="Times New Roman"/>
                <w:sz w:val="20"/>
              </w:rPr>
              <w:t>confidentiel</w:t>
            </w:r>
            <w:proofErr w:type="spellEnd"/>
          </w:p>
        </w:tc>
        <w:tc>
          <w:tcPr>
            <w:tcW w:w="3118" w:type="dxa"/>
            <w:shd w:val="clear" w:color="auto" w:fill="FFFFFF"/>
          </w:tcPr>
          <w:p w14:paraId="5CE21FFD" w14:textId="77777777" w:rsidR="00CD1816" w:rsidRPr="00D4201B" w:rsidRDefault="00CD1816" w:rsidP="007C26BD">
            <w:pPr>
              <w:jc w:val="center"/>
              <w:rPr>
                <w:lang w:val="fr-FR"/>
              </w:rPr>
            </w:pPr>
            <w:r>
              <w:rPr>
                <w:rFonts w:ascii="Times New Roman" w:hAnsi="Times New Roman"/>
                <w:sz w:val="20"/>
                <w:lang w:val="fr-FR"/>
              </w:rPr>
              <w:t>Hématologie sanguine (</w:t>
            </w:r>
            <w:proofErr w:type="spellStart"/>
            <w:r>
              <w:rPr>
                <w:rFonts w:ascii="Times New Roman" w:hAnsi="Times New Roman"/>
                <w:sz w:val="20"/>
                <w:lang w:val="fr-FR"/>
              </w:rPr>
              <w:t>Neut</w:t>
            </w:r>
            <w:proofErr w:type="spellEnd"/>
            <w:r>
              <w:rPr>
                <w:rFonts w:ascii="Times New Roman" w:hAnsi="Times New Roman"/>
                <w:sz w:val="20"/>
                <w:lang w:val="fr-FR"/>
              </w:rPr>
              <w:t xml:space="preserve">, </w:t>
            </w:r>
            <w:proofErr w:type="spellStart"/>
            <w:r>
              <w:rPr>
                <w:rFonts w:ascii="Times New Roman" w:hAnsi="Times New Roman"/>
                <w:sz w:val="20"/>
                <w:lang w:val="fr-FR"/>
              </w:rPr>
              <w:t>Plt</w:t>
            </w:r>
            <w:proofErr w:type="spellEnd"/>
            <w:r>
              <w:rPr>
                <w:rFonts w:ascii="Times New Roman" w:hAnsi="Times New Roman"/>
                <w:sz w:val="20"/>
                <w:lang w:val="fr-FR"/>
              </w:rPr>
              <w:t xml:space="preserve">, </w:t>
            </w:r>
            <w:proofErr w:type="spellStart"/>
            <w:r>
              <w:rPr>
                <w:rFonts w:ascii="Times New Roman" w:hAnsi="Times New Roman"/>
                <w:sz w:val="20"/>
                <w:lang w:val="fr-FR"/>
              </w:rPr>
              <w:t>Ret</w:t>
            </w:r>
            <w:proofErr w:type="spellEnd"/>
            <w:r>
              <w:rPr>
                <w:rFonts w:ascii="Times New Roman" w:hAnsi="Times New Roman"/>
                <w:sz w:val="20"/>
                <w:lang w:val="fr-FR"/>
              </w:rPr>
              <w:t>, RBC) — 4 niveaux de dose</w:t>
            </w:r>
          </w:p>
        </w:tc>
        <w:tc>
          <w:tcPr>
            <w:tcW w:w="1134" w:type="dxa"/>
            <w:shd w:val="clear" w:color="auto" w:fill="FFFFFF"/>
          </w:tcPr>
          <w:p w14:paraId="69F20B8B" w14:textId="77777777" w:rsidR="00CD1816" w:rsidRDefault="00CD1816" w:rsidP="00BF3AB3">
            <w:pPr>
              <w:keepNext/>
              <w:jc w:val="center"/>
            </w:pPr>
            <w:r>
              <w:rPr>
                <w:rFonts w:ascii="Times New Roman" w:hAnsi="Times New Roman"/>
                <w:sz w:val="20"/>
              </w:rPr>
              <w:t xml:space="preserve">n=8 </w:t>
            </w:r>
            <w:proofErr w:type="spellStart"/>
            <w:r>
              <w:rPr>
                <w:rFonts w:ascii="Times New Roman" w:hAnsi="Times New Roman"/>
                <w:sz w:val="20"/>
              </w:rPr>
              <w:t>animaux</w:t>
            </w:r>
            <w:proofErr w:type="spellEnd"/>
          </w:p>
        </w:tc>
      </w:tr>
    </w:tbl>
    <w:p w14:paraId="578A63FF" w14:textId="02C7D3CF" w:rsidR="00CD1816" w:rsidRPr="00EB7F02" w:rsidRDefault="00EB7F02" w:rsidP="00BF3AB3">
      <w:pPr>
        <w:pStyle w:val="Lgende"/>
        <w:rPr>
          <w:lang w:val="fr-FR"/>
        </w:rPr>
      </w:pPr>
      <w:r w:rsidRPr="00BF3AB3">
        <w:rPr>
          <w:lang w:val="fr-FR"/>
        </w:rPr>
        <w:t xml:space="preserve">Table </w:t>
      </w:r>
      <w:r>
        <w:fldChar w:fldCharType="begin"/>
      </w:r>
      <w:r w:rsidRPr="00BF3AB3">
        <w:rPr>
          <w:lang w:val="fr-FR"/>
        </w:rPr>
        <w:instrText xml:space="preserve"> SEQ Table \* ARABIC </w:instrText>
      </w:r>
      <w:r>
        <w:fldChar w:fldCharType="separate"/>
      </w:r>
      <w:r w:rsidR="00BF3AB3">
        <w:rPr>
          <w:noProof/>
          <w:lang w:val="fr-FR"/>
        </w:rPr>
        <w:t>1</w:t>
      </w:r>
      <w:r>
        <w:fldChar w:fldCharType="end"/>
      </w:r>
      <w:r w:rsidRPr="00BF3AB3">
        <w:rPr>
          <w:lang w:val="fr-FR"/>
        </w:rPr>
        <w:t xml:space="preserve"> Sources de données utilisées par étape du </w:t>
      </w:r>
      <w:commentRangeStart w:id="122"/>
      <w:r w:rsidRPr="00BF3AB3">
        <w:rPr>
          <w:lang w:val="fr-FR"/>
        </w:rPr>
        <w:t>pipeline</w:t>
      </w:r>
      <w:commentRangeEnd w:id="122"/>
      <w:r w:rsidR="00757F5A" w:rsidRPr="00EB7F02">
        <w:rPr>
          <w:rStyle w:val="CommentReference"/>
          <w:sz w:val="18"/>
          <w:szCs w:val="18"/>
          <w:lang w:val="fr-FR"/>
        </w:rPr>
        <w:commentReference w:id="122"/>
      </w:r>
    </w:p>
    <w:p w14:paraId="7A382797" w14:textId="77777777" w:rsidR="006573EB" w:rsidRPr="00463A58" w:rsidRDefault="00C2228B" w:rsidP="00A41DCE">
      <w:pPr>
        <w:pStyle w:val="Titre2"/>
        <w:rPr>
          <w:lang w:val="fr-FR"/>
        </w:rPr>
      </w:pPr>
      <w:bookmarkStart w:id="123" w:name="_Toc231291024"/>
      <w:r>
        <w:rPr>
          <w:lang w:val="fr-FR"/>
        </w:rPr>
        <w:t>2.1 Modèle structurel de l'hématopoïèse</w:t>
      </w:r>
      <w:bookmarkEnd w:id="123"/>
    </w:p>
    <w:p w14:paraId="5753B4E7" w14:textId="551A12F8" w:rsidR="006573EB" w:rsidRPr="00463A58" w:rsidRDefault="00C2228B">
      <w:pPr>
        <w:spacing w:after="120"/>
        <w:ind w:firstLine="567"/>
        <w:jc w:val="both"/>
        <w:rPr>
          <w:lang w:val="fr-FR"/>
        </w:rPr>
      </w:pPr>
      <w:r>
        <w:rPr>
          <w:rFonts w:ascii="Times New Roman" w:hAnsi="Times New Roman"/>
          <w:sz w:val="24"/>
          <w:lang w:val="fr-FR"/>
        </w:rPr>
        <w:t xml:space="preserve">Le modèle repose sur une représentation compartimentale de la différenciation hématopoïétique, selon le schéma de </w:t>
      </w:r>
      <w:proofErr w:type="spellStart"/>
      <w:r>
        <w:rPr>
          <w:rFonts w:ascii="Times New Roman" w:hAnsi="Times New Roman"/>
          <w:sz w:val="24"/>
          <w:lang w:val="fr-FR"/>
        </w:rPr>
        <w:t>Fornari</w:t>
      </w:r>
      <w:proofErr w:type="spellEnd"/>
      <w:r>
        <w:rPr>
          <w:rFonts w:ascii="Times New Roman" w:hAnsi="Times New Roman"/>
          <w:sz w:val="24"/>
          <w:lang w:val="fr-FR"/>
        </w:rPr>
        <w:t xml:space="preserve"> (2019)</w:t>
      </w:r>
      <w:r>
        <w:rPr>
          <w:rFonts w:ascii="Times New Roman" w:hAnsi="Times New Roman"/>
          <w:sz w:val="24"/>
          <w:vertAlign w:val="superscript"/>
          <w:lang w:val="fr-FR"/>
        </w:rPr>
        <w:t>1</w:t>
      </w:r>
      <w:r>
        <w:rPr>
          <w:rFonts w:ascii="Times New Roman" w:hAnsi="Times New Roman"/>
          <w:sz w:val="24"/>
          <w:lang w:val="fr-FR"/>
        </w:rPr>
        <w:t>. L'hématopoïèse est représentée par une cascade de compartiments cellulaires, chacun gouverné par des équations différentielles ordinaires (</w:t>
      </w:r>
      <w:commentRangeStart w:id="124"/>
      <w:commentRangeStart w:id="125"/>
      <w:r>
        <w:rPr>
          <w:rFonts w:ascii="Times New Roman" w:hAnsi="Times New Roman"/>
          <w:sz w:val="24"/>
          <w:lang w:val="fr-FR"/>
        </w:rPr>
        <w:t>ODE</w:t>
      </w:r>
      <w:commentRangeEnd w:id="124"/>
      <w:r w:rsidR="00CC7B8A">
        <w:rPr>
          <w:rStyle w:val="CommentReference"/>
          <w:rFonts w:ascii="Times New Roman" w:hAnsi="Times New Roman"/>
          <w:sz w:val="24"/>
          <w:szCs w:val="22"/>
          <w:lang w:val="fr-FR"/>
        </w:rPr>
        <w:commentReference w:id="124"/>
      </w:r>
      <w:commentRangeEnd w:id="125"/>
      <w:r>
        <w:rPr>
          <w:rStyle w:val="CommentReference"/>
        </w:rPr>
        <w:commentReference w:id="125"/>
      </w:r>
      <w:r>
        <w:rPr>
          <w:rFonts w:ascii="Times New Roman" w:hAnsi="Times New Roman"/>
          <w:sz w:val="24"/>
          <w:lang w:val="fr-FR"/>
        </w:rPr>
        <w:t>).</w:t>
      </w:r>
    </w:p>
    <w:p w14:paraId="414FF53C" w14:textId="77777777" w:rsidR="006573EB" w:rsidRPr="00463A58" w:rsidRDefault="00C2228B" w:rsidP="00A41DCE">
      <w:pPr>
        <w:pStyle w:val="Titre3"/>
        <w:rPr>
          <w:lang w:val="fr-FR"/>
        </w:rPr>
      </w:pPr>
      <w:bookmarkStart w:id="126" w:name="_Toc231291025"/>
      <w:r>
        <w:rPr>
          <w:lang w:val="fr-FR"/>
        </w:rPr>
        <w:t>2.1.1 Architecture compartimentale</w:t>
      </w:r>
      <w:bookmarkEnd w:id="126"/>
    </w:p>
    <w:p w14:paraId="337FC72E" w14:textId="77777777" w:rsidR="006573EB" w:rsidRPr="006D414D" w:rsidRDefault="00C2228B">
      <w:pPr>
        <w:spacing w:after="120"/>
        <w:ind w:firstLine="567"/>
        <w:jc w:val="both"/>
        <w:rPr>
          <w:sz w:val="24"/>
          <w:szCs w:val="24"/>
          <w:lang w:val="fr-FR"/>
        </w:rPr>
      </w:pPr>
      <w:r>
        <w:rPr>
          <w:rFonts w:ascii="Times New Roman" w:hAnsi="Times New Roman"/>
          <w:sz w:val="24"/>
          <w:szCs w:val="24"/>
          <w:lang w:val="fr-FR"/>
        </w:rPr>
        <w:t>Le modèle distingue les compartiments suivants, organisés selon la hiérarchie hématopoïétique :</w:t>
      </w:r>
    </w:p>
    <w:p w14:paraId="4808F505"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lastRenderedPageBreak/>
        <w:t xml:space="preserve">• MPP (Multipotent </w:t>
      </w:r>
      <w:proofErr w:type="spellStart"/>
      <w:r>
        <w:rPr>
          <w:rFonts w:ascii="Times New Roman" w:hAnsi="Times New Roman"/>
          <w:sz w:val="24"/>
          <w:szCs w:val="24"/>
          <w:lang w:val="fr-FR"/>
        </w:rPr>
        <w:t>Progenitor</w:t>
      </w:r>
      <w:proofErr w:type="spellEnd"/>
      <w:r>
        <w:rPr>
          <w:rFonts w:ascii="Times New Roman" w:hAnsi="Times New Roman"/>
          <w:sz w:val="24"/>
          <w:szCs w:val="24"/>
          <w:lang w:val="fr-FR"/>
        </w:rPr>
        <w:t>) : progéniteur multipotent commun, cible primaire de l'effet cytotoxique</w:t>
      </w:r>
    </w:p>
    <w:p w14:paraId="1AAC9B55"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xml:space="preserve">• CMP (Common </w:t>
      </w:r>
      <w:proofErr w:type="spellStart"/>
      <w:r>
        <w:rPr>
          <w:rFonts w:ascii="Times New Roman" w:hAnsi="Times New Roman"/>
          <w:sz w:val="24"/>
          <w:szCs w:val="24"/>
          <w:lang w:val="fr-FR"/>
        </w:rPr>
        <w:t>Myeloid</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Progenitor</w:t>
      </w:r>
      <w:proofErr w:type="spellEnd"/>
      <w:r>
        <w:rPr>
          <w:rFonts w:ascii="Times New Roman" w:hAnsi="Times New Roman"/>
          <w:sz w:val="24"/>
          <w:szCs w:val="24"/>
          <w:lang w:val="fr-FR"/>
        </w:rPr>
        <w:t>) : progéniteur myéloïde commun, précurseur des neutrophiles et monocytes</w:t>
      </w:r>
    </w:p>
    <w:p w14:paraId="6ACFCF89"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MEP (</w:t>
      </w:r>
      <w:proofErr w:type="spellStart"/>
      <w:r>
        <w:rPr>
          <w:rFonts w:ascii="Times New Roman" w:hAnsi="Times New Roman"/>
          <w:sz w:val="24"/>
          <w:szCs w:val="24"/>
          <w:lang w:val="fr-FR"/>
        </w:rPr>
        <w:t>Megakaryocyte-Erythroid</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Progenitor</w:t>
      </w:r>
      <w:proofErr w:type="spellEnd"/>
      <w:r>
        <w:rPr>
          <w:rFonts w:ascii="Times New Roman" w:hAnsi="Times New Roman"/>
          <w:sz w:val="24"/>
          <w:szCs w:val="24"/>
          <w:lang w:val="fr-FR"/>
        </w:rPr>
        <w:t>) : précurseur des mégacaryocytes (→ plaquettes) et érythroïdes (→ réticulocytes → érythrocytes)</w:t>
      </w:r>
    </w:p>
    <w:p w14:paraId="4159BBCC"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xml:space="preserve">• </w:t>
      </w:r>
      <w:proofErr w:type="spellStart"/>
      <w:r>
        <w:rPr>
          <w:rFonts w:ascii="Times New Roman" w:hAnsi="Times New Roman"/>
          <w:sz w:val="24"/>
          <w:szCs w:val="24"/>
          <w:lang w:val="fr-FR"/>
        </w:rPr>
        <w:t>Neut</w:t>
      </w:r>
      <w:proofErr w:type="spellEnd"/>
      <w:r>
        <w:rPr>
          <w:rFonts w:ascii="Times New Roman" w:hAnsi="Times New Roman"/>
          <w:sz w:val="24"/>
          <w:szCs w:val="24"/>
          <w:lang w:val="fr-FR"/>
        </w:rPr>
        <w:t>, Mono : neutrophiles et monocytes circulants</w:t>
      </w:r>
    </w:p>
    <w:p w14:paraId="2A8652DC" w14:textId="5BC4332F" w:rsidR="006573EB" w:rsidRPr="006D414D" w:rsidRDefault="00C2228B">
      <w:pPr>
        <w:spacing w:after="60"/>
        <w:ind w:left="283" w:hanging="227"/>
        <w:rPr>
          <w:sz w:val="24"/>
          <w:szCs w:val="24"/>
          <w:lang w:val="fr-FR"/>
        </w:rPr>
      </w:pPr>
      <w:r>
        <w:rPr>
          <w:rFonts w:ascii="Times New Roman" w:hAnsi="Times New Roman"/>
          <w:sz w:val="24"/>
          <w:szCs w:val="24"/>
          <w:lang w:val="fr-FR"/>
        </w:rPr>
        <w:t xml:space="preserve">• </w:t>
      </w:r>
      <w:proofErr w:type="spellStart"/>
      <w:r>
        <w:rPr>
          <w:rFonts w:ascii="Times New Roman" w:hAnsi="Times New Roman"/>
          <w:sz w:val="24"/>
          <w:szCs w:val="24"/>
          <w:lang w:val="fr-FR"/>
        </w:rPr>
        <w:t>Ret</w:t>
      </w:r>
      <w:proofErr w:type="spellEnd"/>
      <w:r>
        <w:rPr>
          <w:rFonts w:ascii="Times New Roman" w:hAnsi="Times New Roman"/>
          <w:sz w:val="24"/>
          <w:szCs w:val="24"/>
          <w:lang w:val="fr-FR"/>
        </w:rPr>
        <w:t xml:space="preserve">, RBC </w:t>
      </w:r>
      <w:ins w:id="127" w:author="GUIGNARD Davy" w:date="2026-06-04T18:03:00Z" w16du:dateUtc="2026-06-04T16:03:00Z">
        <w:r w:rsidR="00A628B9">
          <w:rPr>
            <w:rFonts w:ascii="Times New Roman" w:hAnsi="Times New Roman"/>
            <w:sz w:val="24"/>
            <w:szCs w:val="24"/>
            <w:lang w:val="fr-FR"/>
          </w:rPr>
          <w:t xml:space="preserve">(Red Blood </w:t>
        </w:r>
        <w:proofErr w:type="spellStart"/>
        <w:r w:rsidR="00A628B9">
          <w:rPr>
            <w:rFonts w:ascii="Times New Roman" w:hAnsi="Times New Roman"/>
            <w:sz w:val="24"/>
            <w:szCs w:val="24"/>
            <w:lang w:val="fr-FR"/>
          </w:rPr>
          <w:t>Cells</w:t>
        </w:r>
        <w:proofErr w:type="spellEnd"/>
        <w:proofErr w:type="gramStart"/>
        <w:r w:rsidR="00A628B9">
          <w:rPr>
            <w:rFonts w:ascii="Times New Roman" w:hAnsi="Times New Roman"/>
            <w:sz w:val="24"/>
            <w:szCs w:val="24"/>
            <w:lang w:val="fr-FR"/>
          </w:rPr>
          <w:t>)</w:t>
        </w:r>
      </w:ins>
      <w:r>
        <w:rPr>
          <w:rFonts w:ascii="Times New Roman" w:hAnsi="Times New Roman"/>
          <w:sz w:val="24"/>
          <w:szCs w:val="24"/>
          <w:lang w:val="fr-FR"/>
        </w:rPr>
        <w:t>:</w:t>
      </w:r>
      <w:proofErr w:type="gramEnd"/>
      <w:r>
        <w:rPr>
          <w:rFonts w:ascii="Times New Roman" w:hAnsi="Times New Roman"/>
          <w:sz w:val="24"/>
          <w:szCs w:val="24"/>
          <w:lang w:val="fr-FR"/>
        </w:rPr>
        <w:t xml:space="preserve"> réticulocytes et érythrocytes circulants</w:t>
      </w:r>
    </w:p>
    <w:p w14:paraId="7E257BEA"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xml:space="preserve">• </w:t>
      </w:r>
      <w:proofErr w:type="spellStart"/>
      <w:r>
        <w:rPr>
          <w:rFonts w:ascii="Times New Roman" w:hAnsi="Times New Roman"/>
          <w:sz w:val="24"/>
          <w:szCs w:val="24"/>
          <w:lang w:val="fr-FR"/>
        </w:rPr>
        <w:t>Plt</w:t>
      </w:r>
      <w:proofErr w:type="spellEnd"/>
      <w:r>
        <w:rPr>
          <w:rFonts w:ascii="Times New Roman" w:hAnsi="Times New Roman"/>
          <w:sz w:val="24"/>
          <w:szCs w:val="24"/>
          <w:lang w:val="fr-FR"/>
        </w:rPr>
        <w:t xml:space="preserve"> : plaquettes circulantes</w:t>
      </w:r>
    </w:p>
    <w:p w14:paraId="7F0FB079" w14:textId="77777777" w:rsidR="006573EB" w:rsidRPr="00463A58" w:rsidRDefault="00C2228B" w:rsidP="00A41DCE">
      <w:pPr>
        <w:pStyle w:val="Titre3"/>
        <w:rPr>
          <w:lang w:val="fr-FR"/>
        </w:rPr>
      </w:pPr>
      <w:bookmarkStart w:id="128" w:name="_Toc231291026"/>
      <w:r>
        <w:rPr>
          <w:lang w:val="fr-FR"/>
        </w:rPr>
        <w:t>2.1.2 Équations différentielles</w:t>
      </w:r>
      <w:bookmarkEnd w:id="128"/>
    </w:p>
    <w:p w14:paraId="17F20486" w14:textId="77777777" w:rsidR="006573EB" w:rsidRPr="006D414D" w:rsidRDefault="00C2228B">
      <w:pPr>
        <w:spacing w:after="120"/>
        <w:ind w:firstLine="567"/>
        <w:jc w:val="both"/>
        <w:rPr>
          <w:rFonts w:ascii="Times New Roman" w:hAnsi="Times New Roman"/>
          <w:sz w:val="24"/>
          <w:szCs w:val="24"/>
          <w:lang w:val="fr-FR"/>
        </w:rPr>
      </w:pPr>
      <w:r>
        <w:rPr>
          <w:rFonts w:ascii="Times New Roman" w:hAnsi="Times New Roman"/>
          <w:sz w:val="24"/>
          <w:szCs w:val="24"/>
          <w:lang w:val="fr-FR"/>
        </w:rPr>
        <w:t>Pour chaque compartiment cellulaire C, la dynamique est décrite par :</w:t>
      </w:r>
    </w:p>
    <w:p w14:paraId="3AA4582E" w14:textId="77777777" w:rsidR="00841F94" w:rsidRPr="006D414D" w:rsidRDefault="00F72638">
      <w:pPr>
        <w:spacing w:after="120"/>
        <w:ind w:firstLine="567"/>
        <w:jc w:val="both"/>
        <w:rPr>
          <w:sz w:val="24"/>
          <w:szCs w:val="24"/>
          <w:lang w:val="fr-FR"/>
        </w:rPr>
      </w:pPr>
      <m:oMathPara>
        <m:oMath>
          <m:f>
            <m:fPr>
              <m:ctrlPr>
                <w:rPr>
                  <w:rFonts w:ascii="Cambria Math" w:hAnsi="Cambria Math"/>
                  <w:i/>
                  <w:sz w:val="24"/>
                  <w:szCs w:val="24"/>
                </w:rPr>
              </m:ctrlPr>
            </m:fPr>
            <m:num>
              <m:r>
                <w:rPr>
                  <w:rFonts w:ascii="Cambria Math" w:hAnsi="Cambria Math"/>
                  <w:sz w:val="24"/>
                  <w:szCs w:val="24"/>
                </w:rPr>
                <m:t>dc</m:t>
              </m:r>
            </m:num>
            <m:den>
              <m:r>
                <w:rPr>
                  <w:rFonts w:ascii="Cambria Math" w:hAnsi="Cambria Math"/>
                  <w:sz w:val="24"/>
                  <w:szCs w:val="24"/>
                </w:rPr>
                <m:t>dt</m:t>
              </m:r>
            </m:den>
          </m:f>
          <m:r>
            <w:rPr>
              <w:rFonts w:ascii="Cambria Math" w:hAnsi="Cambria Math"/>
              <w:sz w:val="24"/>
              <w:szCs w:val="24"/>
              <w:lang w:val="fr-FR"/>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prol</m:t>
              </m:r>
            </m:sub>
          </m:sSub>
          <m:r>
            <w:rPr>
              <w:rFonts w:ascii="Cambria Math" w:hAnsi="Cambria Math"/>
              <w:sz w:val="24"/>
              <w:szCs w:val="24"/>
              <w:lang w:val="fr-FR"/>
            </w:rPr>
            <m:t xml:space="preserve"> ×</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feedback</m:t>
              </m:r>
            </m:sub>
          </m:sSub>
          <m:r>
            <w:rPr>
              <w:rFonts w:ascii="Cambria Math" w:hAnsi="Cambria Math"/>
              <w:sz w:val="24"/>
              <w:szCs w:val="24"/>
              <w:lang w:val="fr-FR"/>
            </w:rPr>
            <m:t>×</m:t>
          </m:r>
          <m:d>
            <m:dPr>
              <m:ctrlPr>
                <w:rPr>
                  <w:rFonts w:ascii="Cambria Math" w:hAnsi="Cambria Math"/>
                  <w:i/>
                  <w:sz w:val="24"/>
                  <w:szCs w:val="24"/>
                  <w:lang w:val="fr-FR"/>
                </w:rPr>
              </m:ctrlPr>
            </m:dPr>
            <m:e>
              <m:r>
                <w:rPr>
                  <w:rFonts w:ascii="Cambria Math" w:hAnsi="Cambria Math"/>
                  <w:sz w:val="24"/>
                  <w:szCs w:val="24"/>
                  <w:lang w:val="fr-FR"/>
                </w:rPr>
                <m:t>1-</m:t>
              </m:r>
              <m:r>
                <w:rPr>
                  <w:rFonts w:ascii="Cambria Math" w:hAnsi="Cambria Math"/>
                  <w:sz w:val="24"/>
                  <w:szCs w:val="24"/>
                </w:rPr>
                <m:t>Slope</m:t>
              </m:r>
              <m:r>
                <w:rPr>
                  <w:rFonts w:ascii="Cambria Math" w:hAnsi="Cambria Math"/>
                  <w:sz w:val="24"/>
                  <w:szCs w:val="24"/>
                  <w:lang w:val="fr-FR"/>
                </w:rPr>
                <m:t>×</m:t>
              </m:r>
              <m:r>
                <w:rPr>
                  <w:rFonts w:ascii="Cambria Math" w:hAnsi="Cambria Math"/>
                  <w:sz w:val="24"/>
                  <w:szCs w:val="24"/>
                </w:rPr>
                <m:t>Damage</m:t>
              </m:r>
              <m:ctrlPr>
                <w:rPr>
                  <w:rFonts w:ascii="Cambria Math" w:hAnsi="Cambria Math"/>
                  <w:i/>
                  <w:sz w:val="24"/>
                  <w:szCs w:val="24"/>
                </w:rPr>
              </m:ctrlP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transit</m:t>
              </m:r>
            </m:sub>
          </m:sSub>
          <m:r>
            <w:rPr>
              <w:rFonts w:ascii="Cambria Math" w:hAnsi="Cambria Math"/>
              <w:sz w:val="24"/>
              <w:szCs w:val="24"/>
            </w:rPr>
            <m:t>×C</m:t>
          </m:r>
        </m:oMath>
      </m:oMathPara>
    </w:p>
    <w:p w14:paraId="4DD7ABD6" w14:textId="054A1743" w:rsidR="006573EB" w:rsidRPr="006D414D" w:rsidRDefault="00C2228B">
      <w:pPr>
        <w:spacing w:after="120"/>
        <w:ind w:firstLine="567"/>
        <w:jc w:val="both"/>
        <w:rPr>
          <w:sz w:val="24"/>
          <w:szCs w:val="24"/>
          <w:lang w:val="fr-FR"/>
        </w:rPr>
      </w:pPr>
      <w:proofErr w:type="gramStart"/>
      <w:r>
        <w:rPr>
          <w:rFonts w:ascii="Times New Roman" w:hAnsi="Times New Roman"/>
          <w:sz w:val="24"/>
          <w:szCs w:val="24"/>
          <w:lang w:val="fr-FR"/>
        </w:rPr>
        <w:t>où</w:t>
      </w:r>
      <w:proofErr w:type="gramEnd"/>
      <w:r>
        <w:rPr>
          <w:rFonts w:ascii="Times New Roman" w:hAnsi="Times New Roman"/>
          <w:sz w:val="24"/>
          <w:szCs w:val="24"/>
          <w:lang w:val="fr-FR"/>
        </w:rPr>
        <w:t xml:space="preserve"> </w:t>
      </w:r>
      <m:oMath>
        <m:sSub>
          <m:sSubPr>
            <m:ctrlPr>
              <w:rPr>
                <w:rFonts w:ascii="Cambria Math" w:hAnsi="Cambria Math"/>
                <w:i/>
                <w:sz w:val="24"/>
                <w:szCs w:val="24"/>
                <w:lang w:val="fr-FR"/>
              </w:rPr>
            </m:ctrlPr>
          </m:sSubPr>
          <m:e>
            <m:r>
              <w:rPr>
                <w:rFonts w:ascii="Cambria Math" w:hAnsi="Cambria Math"/>
                <w:sz w:val="24"/>
                <w:szCs w:val="24"/>
                <w:lang w:val="fr-FR"/>
              </w:rPr>
              <m:t>k</m:t>
            </m:r>
          </m:e>
          <m:sub>
            <m:r>
              <w:rPr>
                <w:rFonts w:ascii="Cambria Math" w:hAnsi="Cambria Math"/>
                <w:sz w:val="24"/>
                <w:szCs w:val="24"/>
                <w:lang w:val="fr-FR"/>
              </w:rPr>
              <m:t>prol</m:t>
            </m:r>
          </m:sub>
        </m:sSub>
        <m:r>
          <w:rPr>
            <w:rFonts w:ascii="Cambria Math" w:hAnsi="Cambria Math"/>
            <w:sz w:val="24"/>
            <w:szCs w:val="24"/>
            <w:lang w:val="fr-FR"/>
          </w:rPr>
          <m:t xml:space="preserve"> </m:t>
        </m:r>
      </m:oMath>
      <w:r>
        <w:rPr>
          <w:rFonts w:ascii="Times New Roman" w:hAnsi="Times New Roman"/>
          <w:sz w:val="24"/>
          <w:szCs w:val="24"/>
          <w:lang w:val="fr-FR"/>
        </w:rPr>
        <w:t xml:space="preserve">est le </w:t>
      </w:r>
      <w:commentRangeStart w:id="129"/>
      <w:r>
        <w:rPr>
          <w:rFonts w:ascii="Times New Roman" w:hAnsi="Times New Roman"/>
          <w:sz w:val="24"/>
          <w:szCs w:val="24"/>
          <w:lang w:val="fr-FR"/>
        </w:rPr>
        <w:t xml:space="preserve">taux </w:t>
      </w:r>
      <w:commentRangeEnd w:id="129"/>
      <w:r w:rsidR="006363EB">
        <w:rPr>
          <w:rStyle w:val="CommentReference"/>
          <w:rFonts w:ascii="Times New Roman" w:hAnsi="Times New Roman"/>
          <w:sz w:val="24"/>
          <w:szCs w:val="24"/>
          <w:lang w:val="fr-FR"/>
        </w:rPr>
        <w:commentReference w:id="129"/>
      </w:r>
      <w:r>
        <w:rPr>
          <w:rFonts w:ascii="Times New Roman" w:hAnsi="Times New Roman"/>
          <w:sz w:val="24"/>
          <w:szCs w:val="24"/>
          <w:lang w:val="fr-FR"/>
        </w:rPr>
        <w:t xml:space="preserve">de prolifération, </w:t>
      </w:r>
      <m:oMath>
        <m:sSub>
          <m:sSubPr>
            <m:ctrlPr>
              <w:rPr>
                <w:rFonts w:ascii="Cambria Math" w:hAnsi="Cambria Math"/>
                <w:i/>
                <w:sz w:val="24"/>
                <w:szCs w:val="24"/>
                <w:lang w:val="fr-FR"/>
              </w:rPr>
            </m:ctrlPr>
          </m:sSubPr>
          <m:e>
            <m:r>
              <w:rPr>
                <w:rFonts w:ascii="Cambria Math" w:hAnsi="Cambria Math"/>
                <w:sz w:val="24"/>
                <w:szCs w:val="24"/>
                <w:lang w:val="fr-FR"/>
              </w:rPr>
              <m:t>k</m:t>
            </m:r>
          </m:e>
          <m:sub>
            <m:r>
              <w:rPr>
                <w:rFonts w:ascii="Cambria Math" w:hAnsi="Cambria Math"/>
                <w:sz w:val="24"/>
                <w:szCs w:val="24"/>
                <w:lang w:val="fr-FR"/>
              </w:rPr>
              <m:t>transit</m:t>
            </m:r>
          </m:sub>
        </m:sSub>
      </m:oMath>
      <w:r>
        <w:rPr>
          <w:rFonts w:ascii="Times New Roman" w:hAnsi="Times New Roman"/>
          <w:sz w:val="24"/>
          <w:szCs w:val="24"/>
          <w:lang w:val="fr-FR"/>
        </w:rPr>
        <w:t xml:space="preserve"> le taux de transit vers le compartiment suivant, et </w:t>
      </w:r>
      <m:oMath>
        <m:sSub>
          <m:sSubPr>
            <m:ctrlPr>
              <w:rPr>
                <w:rFonts w:ascii="Cambria Math" w:hAnsi="Cambria Math"/>
                <w:i/>
                <w:sz w:val="24"/>
                <w:szCs w:val="24"/>
                <w:lang w:val="fr-FR"/>
              </w:rPr>
            </m:ctrlPr>
          </m:sSubPr>
          <m:e>
            <m:r>
              <w:rPr>
                <w:rFonts w:ascii="Cambria Math" w:hAnsi="Cambria Math"/>
                <w:sz w:val="24"/>
                <w:szCs w:val="24"/>
                <w:lang w:val="fr-FR"/>
              </w:rPr>
              <m:t>f</m:t>
            </m:r>
          </m:e>
          <m:sub>
            <m:r>
              <w:rPr>
                <w:rFonts w:ascii="Cambria Math" w:hAnsi="Cambria Math"/>
                <w:sz w:val="24"/>
                <w:szCs w:val="24"/>
                <w:lang w:val="fr-FR"/>
              </w:rPr>
              <m:t>feedback</m:t>
            </m:r>
          </m:sub>
        </m:sSub>
      </m:oMath>
      <w:r>
        <w:rPr>
          <w:rFonts w:ascii="Times New Roman" w:hAnsi="Times New Roman"/>
          <w:sz w:val="24"/>
          <w:szCs w:val="24"/>
          <w:lang w:val="fr-FR"/>
        </w:rPr>
        <w:t xml:space="preserve"> le feedback homéostatique.</w:t>
      </w:r>
    </w:p>
    <w:p w14:paraId="65E80363" w14:textId="77777777" w:rsidR="006573EB" w:rsidRPr="006D414D" w:rsidRDefault="00C2228B">
      <w:pPr>
        <w:spacing w:after="120"/>
        <w:ind w:firstLine="567"/>
        <w:jc w:val="both"/>
        <w:rPr>
          <w:rFonts w:ascii="Times New Roman" w:hAnsi="Times New Roman"/>
          <w:sz w:val="24"/>
          <w:szCs w:val="24"/>
          <w:lang w:val="fr-FR"/>
        </w:rPr>
      </w:pPr>
      <w:r>
        <w:rPr>
          <w:rFonts w:ascii="Times New Roman" w:hAnsi="Times New Roman"/>
          <w:sz w:val="24"/>
          <w:szCs w:val="24"/>
          <w:lang w:val="fr-FR"/>
        </w:rPr>
        <w:t>Le feedback homéostatique est modélisé par une fonction puissance :</w:t>
      </w:r>
    </w:p>
    <w:p w14:paraId="10D6D438" w14:textId="77777777" w:rsidR="00841F94" w:rsidRPr="006D414D" w:rsidRDefault="00F72638">
      <w:pPr>
        <w:spacing w:after="120"/>
        <w:ind w:firstLine="567"/>
        <w:jc w:val="both"/>
        <w:rPr>
          <w:sz w:val="24"/>
          <w:szCs w:val="24"/>
          <w:lang w:val="fr-FR"/>
        </w:rPr>
      </w:pPr>
      <m:oMathPara>
        <m:oMath>
          <m:sSub>
            <m:sSubPr>
              <m:ctrlPr>
                <w:rPr>
                  <w:rFonts w:ascii="Cambria Math" w:hAnsi="Cambria Math"/>
                  <w:i/>
                  <w:sz w:val="24"/>
                  <w:szCs w:val="24"/>
                  <w:lang w:val="fr-FR"/>
                </w:rPr>
              </m:ctrlPr>
            </m:sSubPr>
            <m:e>
              <m:r>
                <w:rPr>
                  <w:rFonts w:ascii="Cambria Math" w:hAnsi="Cambria Math"/>
                  <w:sz w:val="24"/>
                  <w:szCs w:val="24"/>
                  <w:lang w:val="fr-FR"/>
                </w:rPr>
                <m:t>f</m:t>
              </m:r>
            </m:e>
            <m:sub>
              <m:r>
                <w:rPr>
                  <w:rFonts w:ascii="Cambria Math" w:hAnsi="Cambria Math"/>
                  <w:sz w:val="24"/>
                  <w:szCs w:val="24"/>
                  <w:lang w:val="fr-FR"/>
                </w:rPr>
                <m:t>feedback</m:t>
              </m:r>
            </m:sub>
          </m:sSub>
          <m:r>
            <w:rPr>
              <w:rFonts w:ascii="Cambria Math" w:hAnsi="Cambria Math"/>
              <w:sz w:val="24"/>
              <w:szCs w:val="24"/>
              <w:lang w:val="fr-FR"/>
            </w:rPr>
            <m:t>=</m:t>
          </m:r>
          <m:sSup>
            <m:sSupPr>
              <m:ctrlPr>
                <w:rPr>
                  <w:rFonts w:ascii="Cambria Math" w:hAnsi="Cambria Math"/>
                  <w:i/>
                  <w:sz w:val="24"/>
                  <w:szCs w:val="24"/>
                  <w:lang w:val="fr-FR"/>
                </w:rPr>
              </m:ctrlPr>
            </m:sSupPr>
            <m:e>
              <m:d>
                <m:dPr>
                  <m:ctrlPr>
                    <w:rPr>
                      <w:rFonts w:ascii="Cambria Math" w:hAnsi="Cambria Math"/>
                      <w:i/>
                      <w:sz w:val="24"/>
                      <w:szCs w:val="24"/>
                      <w:lang w:val="fr-FR"/>
                    </w:rPr>
                  </m:ctrlPr>
                </m:dPr>
                <m:e>
                  <m:f>
                    <m:fPr>
                      <m:ctrlPr>
                        <w:rPr>
                          <w:rFonts w:ascii="Cambria Math" w:hAnsi="Cambria Math"/>
                          <w:i/>
                          <w:sz w:val="24"/>
                          <w:szCs w:val="24"/>
                          <w:lang w:val="fr-FR"/>
                        </w:rPr>
                      </m:ctrlPr>
                    </m:fPr>
                    <m:num>
                      <m:sSub>
                        <m:sSubPr>
                          <m:ctrlPr>
                            <w:rPr>
                              <w:rFonts w:ascii="Cambria Math" w:hAnsi="Cambria Math"/>
                              <w:i/>
                              <w:sz w:val="24"/>
                              <w:szCs w:val="24"/>
                              <w:lang w:val="fr-FR"/>
                            </w:rPr>
                          </m:ctrlPr>
                        </m:sSubPr>
                        <m:e>
                          <m:r>
                            <w:rPr>
                              <w:rFonts w:ascii="Cambria Math" w:hAnsi="Cambria Math"/>
                              <w:sz w:val="24"/>
                              <w:szCs w:val="24"/>
                              <w:lang w:val="fr-FR"/>
                            </w:rPr>
                            <m:t>C</m:t>
                          </m:r>
                        </m:e>
                        <m:sub>
                          <m:r>
                            <w:rPr>
                              <w:rFonts w:ascii="Cambria Math" w:hAnsi="Cambria Math"/>
                              <w:sz w:val="24"/>
                              <w:szCs w:val="24"/>
                              <w:lang w:val="fr-FR"/>
                            </w:rPr>
                            <m:t>baseline</m:t>
                          </m:r>
                        </m:sub>
                      </m:sSub>
                    </m:num>
                    <m:den>
                      <m:r>
                        <w:rPr>
                          <w:rFonts w:ascii="Cambria Math" w:hAnsi="Cambria Math"/>
                          <w:sz w:val="24"/>
                          <w:szCs w:val="24"/>
                          <w:lang w:val="fr-FR"/>
                        </w:rPr>
                        <m:t>C</m:t>
                      </m:r>
                    </m:den>
                  </m:f>
                </m:e>
              </m:d>
              <m:ctrlPr>
                <w:rPr>
                  <w:rFonts w:ascii="Cambria Math" w:hAnsi="Cambria Math"/>
                  <w:i/>
                  <w:sz w:val="24"/>
                  <w:szCs w:val="24"/>
                </w:rPr>
              </m:ctrlPr>
            </m:e>
            <m:sup>
              <m:r>
                <w:rPr>
                  <w:rFonts w:ascii="Cambria Math" w:hAnsi="Cambria Math"/>
                  <w:sz w:val="24"/>
                  <w:szCs w:val="24"/>
                </w:rPr>
                <m:t>γ</m:t>
              </m:r>
            </m:sup>
          </m:sSup>
        </m:oMath>
      </m:oMathPara>
    </w:p>
    <w:p w14:paraId="1C98275C" w14:textId="77777777" w:rsidR="006573EB" w:rsidRPr="006D414D" w:rsidRDefault="00C2228B">
      <w:pPr>
        <w:spacing w:after="120"/>
        <w:ind w:firstLine="567"/>
        <w:jc w:val="both"/>
        <w:rPr>
          <w:sz w:val="24"/>
          <w:szCs w:val="24"/>
          <w:lang w:val="fr-FR"/>
        </w:rPr>
      </w:pPr>
      <w:proofErr w:type="gramStart"/>
      <w:r>
        <w:rPr>
          <w:rFonts w:ascii="Times New Roman" w:hAnsi="Times New Roman"/>
          <w:sz w:val="24"/>
          <w:szCs w:val="24"/>
          <w:lang w:val="fr-FR"/>
        </w:rPr>
        <w:t>avec</w:t>
      </w:r>
      <w:proofErr w:type="gramEnd"/>
      <w:r>
        <w:rPr>
          <w:rFonts w:ascii="Times New Roman" w:hAnsi="Times New Roman"/>
          <w:sz w:val="24"/>
          <w:szCs w:val="24"/>
          <w:lang w:val="fr-FR"/>
        </w:rPr>
        <w:t xml:space="preserve"> </w:t>
      </w:r>
      <w:commentRangeStart w:id="130"/>
      <w:r>
        <w:rPr>
          <w:rFonts w:ascii="Times New Roman" w:hAnsi="Times New Roman"/>
          <w:sz w:val="24"/>
          <w:szCs w:val="24"/>
        </w:rPr>
        <w:t>γ</w:t>
      </w:r>
      <w:r>
        <w:rPr>
          <w:rFonts w:ascii="Times New Roman" w:hAnsi="Times New Roman"/>
          <w:sz w:val="24"/>
          <w:szCs w:val="24"/>
          <w:lang w:val="fr-FR"/>
        </w:rPr>
        <w:t xml:space="preserve"> ≈ 0,2 (paramètre de sensibilité du feedback)</w:t>
      </w:r>
      <w:commentRangeEnd w:id="130"/>
      <w:r w:rsidR="00246B0A">
        <w:rPr>
          <w:rStyle w:val="CommentReference"/>
          <w:rFonts w:ascii="Times New Roman" w:hAnsi="Times New Roman"/>
          <w:sz w:val="24"/>
          <w:szCs w:val="24"/>
          <w:lang w:val="fr-FR"/>
        </w:rPr>
        <w:commentReference w:id="130"/>
      </w:r>
      <w:r>
        <w:rPr>
          <w:rFonts w:ascii="Times New Roman" w:hAnsi="Times New Roman"/>
          <w:sz w:val="24"/>
          <w:szCs w:val="24"/>
          <w:lang w:val="fr-FR"/>
        </w:rPr>
        <w:t>. Ce mécanisme représente la stimulation compensatoire de la moelle osseuse lors d'une cytopénie.</w:t>
      </w:r>
    </w:p>
    <w:p w14:paraId="142AC50C" w14:textId="32D99530" w:rsidR="006573EB" w:rsidRPr="006D414D" w:rsidRDefault="00C2228B">
      <w:pPr>
        <w:spacing w:after="120"/>
        <w:ind w:firstLine="567"/>
        <w:jc w:val="both"/>
        <w:rPr>
          <w:sz w:val="24"/>
          <w:szCs w:val="24"/>
          <w:lang w:val="fr-FR"/>
        </w:rPr>
      </w:pPr>
      <w:r>
        <w:rPr>
          <w:rFonts w:ascii="Times New Roman" w:hAnsi="Times New Roman"/>
          <w:sz w:val="24"/>
          <w:szCs w:val="24"/>
          <w:lang w:val="fr-FR"/>
        </w:rPr>
        <w:t>Les paramètres de base (</w:t>
      </w:r>
      <m:oMath>
        <m:sSub>
          <m:sSubPr>
            <m:ctrlPr>
              <w:rPr>
                <w:rFonts w:ascii="Cambria Math" w:hAnsi="Cambria Math"/>
                <w:i/>
                <w:sz w:val="24"/>
                <w:szCs w:val="24"/>
                <w:lang w:val="fr-FR"/>
              </w:rPr>
            </m:ctrlPr>
          </m:sSubPr>
          <m:e>
            <m:r>
              <w:rPr>
                <w:rFonts w:ascii="Cambria Math" w:hAnsi="Cambria Math"/>
                <w:sz w:val="24"/>
                <w:szCs w:val="24"/>
                <w:lang w:val="fr-FR"/>
              </w:rPr>
              <m:t>k</m:t>
            </m:r>
          </m:e>
          <m:sub>
            <m:r>
              <w:rPr>
                <w:rFonts w:ascii="Cambria Math" w:hAnsi="Cambria Math"/>
                <w:sz w:val="24"/>
                <w:szCs w:val="24"/>
                <w:lang w:val="fr-FR"/>
              </w:rPr>
              <m:t>circ</m:t>
            </m:r>
          </m:sub>
        </m:sSub>
      </m:oMath>
      <w:r>
        <w:rPr>
          <w:rFonts w:ascii="Times New Roman" w:hAnsi="Times New Roman"/>
          <w:sz w:val="24"/>
          <w:szCs w:val="24"/>
          <w:lang w:val="fr-FR"/>
        </w:rPr>
        <w:t xml:space="preserve"> </w:t>
      </w:r>
      <m:oMath>
        <m:sSub>
          <m:sSubPr>
            <m:ctrlPr>
              <w:rPr>
                <w:rFonts w:ascii="Cambria Math" w:hAnsi="Cambria Math"/>
                <w:i/>
                <w:sz w:val="24"/>
                <w:szCs w:val="24"/>
                <w:lang w:val="fr-FR"/>
              </w:rPr>
            </m:ctrlPr>
          </m:sSubPr>
          <m:e>
            <m:r>
              <w:rPr>
                <w:rFonts w:ascii="Cambria Math" w:hAnsi="Cambria Math"/>
                <w:sz w:val="24"/>
                <w:szCs w:val="24"/>
                <w:lang w:val="fr-FR"/>
              </w:rPr>
              <m:t>k</m:t>
            </m:r>
          </m:e>
          <m:sub>
            <m:r>
              <w:rPr>
                <w:rFonts w:ascii="Cambria Math" w:hAnsi="Cambria Math"/>
                <w:sz w:val="24"/>
                <w:szCs w:val="24"/>
                <w:lang w:val="fr-FR"/>
              </w:rPr>
              <m:t>prol</m:t>
            </m:r>
          </m:sub>
        </m:sSub>
      </m:oMath>
      <w:r>
        <w:rPr>
          <w:rFonts w:ascii="Times New Roman" w:hAnsi="Times New Roman"/>
          <w:sz w:val="24"/>
          <w:szCs w:val="24"/>
          <w:lang w:val="fr-FR"/>
        </w:rPr>
        <w:t xml:space="preserve">, </w:t>
      </w:r>
      <w:r>
        <w:rPr>
          <w:rFonts w:ascii="Times New Roman" w:hAnsi="Times New Roman"/>
          <w:sz w:val="24"/>
          <w:szCs w:val="24"/>
        </w:rPr>
        <w:t>τ</w:t>
      </w:r>
      <w:r>
        <w:rPr>
          <w:rFonts w:ascii="Times New Roman" w:hAnsi="Times New Roman"/>
          <w:sz w:val="24"/>
          <w:szCs w:val="24"/>
          <w:lang w:val="fr-FR"/>
        </w:rPr>
        <w:t xml:space="preserve">) sont dérivés des valeurs biologiques à l'état d'équilibre de chaque espèce selon </w:t>
      </w:r>
      <w:proofErr w:type="spellStart"/>
      <w:r>
        <w:rPr>
          <w:rFonts w:ascii="Times New Roman" w:hAnsi="Times New Roman"/>
          <w:sz w:val="24"/>
          <w:szCs w:val="24"/>
          <w:lang w:val="fr-FR"/>
        </w:rPr>
        <w:t>les</w:t>
      </w:r>
      <w:del w:id="131" w:author="HASSANI Omar" w:date="2026-06-08T07:33:00Z" w16du:dateUtc="2026-06-08T07:33:40Z">
        <w:r>
          <w:rPr>
            <w:rFonts w:ascii="Times New Roman" w:hAnsi="Times New Roman"/>
            <w:sz w:val="24"/>
            <w:szCs w:val="24"/>
            <w:lang w:val="fr-FR"/>
          </w:rPr>
          <w:delText xml:space="preserve"> </w:delText>
        </w:r>
      </w:del>
      <w:r>
        <w:rPr>
          <w:rFonts w:ascii="Times New Roman" w:hAnsi="Times New Roman"/>
          <w:sz w:val="24"/>
          <w:szCs w:val="24"/>
          <w:lang w:val="fr-FR"/>
        </w:rPr>
        <w:t>équations</w:t>
      </w:r>
      <w:proofErr w:type="spellEnd"/>
      <w:r>
        <w:rPr>
          <w:rFonts w:ascii="Times New Roman" w:hAnsi="Times New Roman"/>
          <w:sz w:val="24"/>
          <w:szCs w:val="24"/>
          <w:lang w:val="fr-FR"/>
        </w:rPr>
        <w:t xml:space="preserve"> </w:t>
      </w:r>
      <w:commentRangeStart w:id="132"/>
      <w:r>
        <w:rPr>
          <w:rFonts w:ascii="Times New Roman" w:hAnsi="Times New Roman"/>
          <w:sz w:val="24"/>
          <w:szCs w:val="24"/>
          <w:lang w:val="fr-FR"/>
        </w:rPr>
        <w:t xml:space="preserve">S4 </w:t>
      </w:r>
      <w:commentRangeEnd w:id="132"/>
      <w:r w:rsidR="00C12789">
        <w:rPr>
          <w:rStyle w:val="CommentReference"/>
          <w:rFonts w:ascii="Times New Roman" w:hAnsi="Times New Roman"/>
          <w:sz w:val="24"/>
          <w:szCs w:val="24"/>
          <w:lang w:val="fr-FR"/>
        </w:rPr>
        <w:commentReference w:id="132"/>
      </w:r>
      <w:r>
        <w:rPr>
          <w:rFonts w:ascii="Times New Roman" w:hAnsi="Times New Roman"/>
          <w:sz w:val="24"/>
          <w:szCs w:val="24"/>
          <w:lang w:val="fr-FR"/>
        </w:rPr>
        <w:t xml:space="preserve">de </w:t>
      </w:r>
      <w:proofErr w:type="spellStart"/>
      <w:r>
        <w:rPr>
          <w:rFonts w:ascii="Times New Roman" w:hAnsi="Times New Roman"/>
          <w:sz w:val="24"/>
          <w:szCs w:val="24"/>
          <w:lang w:val="fr-FR"/>
        </w:rPr>
        <w:t>Fornari</w:t>
      </w:r>
      <w:proofErr w:type="spellEnd"/>
      <w:r>
        <w:rPr>
          <w:rFonts w:ascii="Times New Roman" w:hAnsi="Times New Roman"/>
          <w:sz w:val="24"/>
          <w:szCs w:val="24"/>
          <w:lang w:val="fr-FR"/>
        </w:rPr>
        <w:t xml:space="preserve"> (2019) :</w:t>
      </w:r>
    </w:p>
    <w:p w14:paraId="47D621EB" w14:textId="2976A70D" w:rsidR="006573EB" w:rsidRPr="006D414D" w:rsidRDefault="00F72638">
      <w:pPr>
        <w:spacing w:before="120" w:after="120"/>
        <w:jc w:val="center"/>
        <w:rPr>
          <w:rFonts w:ascii="Courier New" w:hAnsi="Courier New"/>
          <w:iCs/>
          <w:sz w:val="24"/>
          <w:szCs w:val="24"/>
          <w:lang w:val="fr-FR"/>
        </w:rPr>
      </w:pPr>
      <m:oMath>
        <m:sSub>
          <m:sSubPr>
            <m:ctrlPr>
              <w:rPr>
                <w:rFonts w:ascii="Cambria Math" w:hAnsi="Cambria Math"/>
                <w:i/>
                <w:sz w:val="24"/>
                <w:szCs w:val="24"/>
                <w:lang w:val="fr-FR"/>
              </w:rPr>
            </m:ctrlPr>
          </m:sSubPr>
          <m:e>
            <m:r>
              <w:rPr>
                <w:rFonts w:ascii="Cambria Math" w:hAnsi="Cambria Math"/>
                <w:sz w:val="24"/>
                <w:szCs w:val="24"/>
                <w:lang w:val="fr-FR"/>
              </w:rPr>
              <m:t>k</m:t>
            </m:r>
          </m:e>
          <m:sub>
            <m:r>
              <w:rPr>
                <w:rFonts w:ascii="Cambria Math" w:hAnsi="Cambria Math"/>
                <w:sz w:val="24"/>
                <w:szCs w:val="24"/>
                <w:lang w:val="fr-FR"/>
              </w:rPr>
              <m:t>circ</m:t>
            </m:r>
          </m:sub>
        </m:sSub>
        <m:r>
          <w:rPr>
            <w:rFonts w:ascii="Cambria Math" w:hAnsi="Cambria Math"/>
            <w:sz w:val="24"/>
            <w:szCs w:val="24"/>
            <w:lang w:val="fr-FR"/>
          </w:rPr>
          <m:t>=</m:t>
        </m:r>
        <m:f>
          <m:fPr>
            <m:ctrlPr>
              <w:rPr>
                <w:rFonts w:ascii="Cambria Math" w:hAnsi="Cambria Math"/>
                <w:i/>
                <w:sz w:val="24"/>
                <w:szCs w:val="24"/>
                <w:lang w:val="fr-FR"/>
              </w:rPr>
            </m:ctrlPr>
          </m:fPr>
          <m:num>
            <m:func>
              <m:funcPr>
                <m:ctrlPr>
                  <w:rPr>
                    <w:rFonts w:ascii="Cambria Math" w:hAnsi="Cambria Math"/>
                    <w:sz w:val="24"/>
                    <w:szCs w:val="24"/>
                    <w:lang w:val="fr-FR"/>
                  </w:rPr>
                </m:ctrlPr>
              </m:funcPr>
              <m:fName>
                <m:r>
                  <m:rPr>
                    <m:sty m:val="p"/>
                  </m:rPr>
                  <w:rPr>
                    <w:rFonts w:ascii="Cambria Math" w:hAnsi="Cambria Math"/>
                    <w:sz w:val="24"/>
                    <w:szCs w:val="24"/>
                    <w:lang w:val="fr-FR"/>
                  </w:rPr>
                  <m:t>ln</m:t>
                </m:r>
              </m:fName>
              <m:e>
                <m:d>
                  <m:dPr>
                    <m:ctrlPr>
                      <w:rPr>
                        <w:rFonts w:ascii="Cambria Math" w:hAnsi="Cambria Math"/>
                        <w:i/>
                        <w:sz w:val="24"/>
                        <w:szCs w:val="24"/>
                        <w:lang w:val="fr-FR"/>
                      </w:rPr>
                    </m:ctrlPr>
                  </m:dPr>
                  <m:e>
                    <m:r>
                      <w:rPr>
                        <w:rFonts w:ascii="Cambria Math" w:hAnsi="Cambria Math"/>
                        <w:sz w:val="24"/>
                        <w:szCs w:val="24"/>
                        <w:lang w:val="fr-FR"/>
                      </w:rPr>
                      <m:t>2</m:t>
                    </m:r>
                  </m:e>
                </m:d>
              </m:e>
            </m:func>
          </m:num>
          <m:den>
            <m:sSub>
              <m:sSubPr>
                <m:ctrlPr>
                  <w:rPr>
                    <w:rFonts w:ascii="Cambria Math" w:hAnsi="Cambria Math"/>
                    <w:i/>
                    <w:sz w:val="24"/>
                    <w:szCs w:val="24"/>
                    <w:lang w:val="fr-FR"/>
                  </w:rPr>
                </m:ctrlPr>
              </m:sSubPr>
              <m:e>
                <m:r>
                  <w:rPr>
                    <w:rFonts w:ascii="Cambria Math" w:hAnsi="Cambria Math"/>
                    <w:sz w:val="24"/>
                    <w:szCs w:val="24"/>
                    <w:lang w:val="fr-FR"/>
                  </w:rPr>
                  <m:t>t</m:t>
                </m:r>
              </m:e>
              <m:sub>
                <m:r>
                  <w:rPr>
                    <w:rFonts w:ascii="Cambria Math" w:hAnsi="Cambria Math"/>
                    <w:sz w:val="24"/>
                    <w:szCs w:val="24"/>
                    <w:lang w:val="fr-FR"/>
                  </w:rPr>
                  <m:t>hal</m:t>
                </m:r>
                <m:sSub>
                  <m:sSubPr>
                    <m:ctrlPr>
                      <w:rPr>
                        <w:rFonts w:ascii="Cambria Math" w:hAnsi="Cambria Math"/>
                        <w:i/>
                        <w:sz w:val="24"/>
                        <w:szCs w:val="24"/>
                        <w:lang w:val="fr-FR"/>
                      </w:rPr>
                    </m:ctrlPr>
                  </m:sSubPr>
                  <m:e>
                    <m:r>
                      <w:rPr>
                        <w:rFonts w:ascii="Cambria Math" w:hAnsi="Cambria Math"/>
                        <w:sz w:val="24"/>
                        <w:szCs w:val="24"/>
                        <w:lang w:val="fr-FR"/>
                      </w:rPr>
                      <m:t>f</m:t>
                    </m:r>
                  </m:e>
                  <m:sub>
                    <m:r>
                      <w:rPr>
                        <w:rFonts w:ascii="Cambria Math" w:hAnsi="Cambria Math"/>
                        <w:sz w:val="24"/>
                        <w:szCs w:val="24"/>
                        <w:lang w:val="fr-FR"/>
                      </w:rPr>
                      <m:t>cell</m:t>
                    </m:r>
                  </m:sub>
                </m:sSub>
              </m:sub>
            </m:sSub>
          </m:den>
        </m:f>
      </m:oMath>
      <w:r w:rsidR="0070752A">
        <w:rPr>
          <w:rFonts w:ascii="Courier New" w:hAnsi="Courier New"/>
          <w:i/>
          <w:sz w:val="24"/>
          <w:szCs w:val="24"/>
          <w:lang w:val="fr-FR"/>
        </w:rPr>
        <w:t xml:space="preserve"> </w:t>
      </w:r>
      <w:r w:rsidR="0070752A">
        <w:rPr>
          <w:rFonts w:ascii="Courier New" w:hAnsi="Courier New"/>
          <w:iCs/>
          <w:sz w:val="24"/>
          <w:szCs w:val="24"/>
          <w:lang w:val="fr-FR"/>
        </w:rPr>
        <w:t>[</w:t>
      </w:r>
      <w:proofErr w:type="gramStart"/>
      <w:r w:rsidR="0070752A">
        <w:rPr>
          <w:rFonts w:ascii="Courier New" w:hAnsi="Courier New"/>
          <w:iCs/>
          <w:sz w:val="24"/>
          <w:szCs w:val="24"/>
          <w:lang w:val="fr-FR"/>
        </w:rPr>
        <w:t>taux</w:t>
      </w:r>
      <w:proofErr w:type="gramEnd"/>
      <w:r w:rsidR="0070752A">
        <w:rPr>
          <w:rFonts w:ascii="Courier New" w:hAnsi="Courier New"/>
          <w:iCs/>
          <w:sz w:val="24"/>
          <w:szCs w:val="24"/>
          <w:lang w:val="fr-FR"/>
        </w:rPr>
        <w:t xml:space="preserve"> d'élimination des cellules matures</w:t>
      </w:r>
    </w:p>
    <w:p w14:paraId="7CE015ED" w14:textId="77777777" w:rsidR="00841F94" w:rsidRPr="006D414D" w:rsidRDefault="00841F94">
      <w:pPr>
        <w:spacing w:before="120" w:after="120"/>
        <w:jc w:val="center"/>
        <w:rPr>
          <w:rFonts w:ascii="Courier New" w:hAnsi="Courier New"/>
          <w:iCs/>
          <w:sz w:val="24"/>
          <w:szCs w:val="24"/>
          <w:lang w:val="fr-FR"/>
        </w:rPr>
      </w:pPr>
    </w:p>
    <w:p w14:paraId="3BB611F8" w14:textId="225A5F09" w:rsidR="00A95C25" w:rsidRPr="006D414D" w:rsidRDefault="00F72638" w:rsidP="00A95C25">
      <w:pPr>
        <w:spacing w:before="120" w:after="120"/>
        <w:jc w:val="center"/>
        <w:rPr>
          <w:sz w:val="24"/>
          <w:szCs w:val="24"/>
          <w:lang w:val="fr-FR"/>
        </w:rPr>
      </w:pPr>
      <m:oMathPara>
        <m:oMath>
          <m:sSub>
            <m:sSubPr>
              <m:ctrlPr>
                <w:rPr>
                  <w:rFonts w:ascii="Cambria Math" w:hAnsi="Cambria Math"/>
                  <w:i/>
                  <w:sz w:val="24"/>
                  <w:szCs w:val="24"/>
                  <w:lang w:val="fr-FR"/>
                </w:rPr>
              </m:ctrlPr>
            </m:sSubPr>
            <m:e>
              <m:r>
                <w:rPr>
                  <w:rFonts w:ascii="Cambria Math" w:hAnsi="Cambria Math"/>
                  <w:sz w:val="24"/>
                  <w:szCs w:val="24"/>
                  <w:lang w:val="fr-FR"/>
                </w:rPr>
                <m:t>k</m:t>
              </m:r>
            </m:e>
            <m:sub>
              <m:r>
                <w:rPr>
                  <w:rFonts w:ascii="Cambria Math" w:hAnsi="Cambria Math"/>
                  <w:sz w:val="24"/>
                  <w:szCs w:val="24"/>
                  <w:lang w:val="fr-FR"/>
                </w:rPr>
                <m:t>prol</m:t>
              </m:r>
            </m:sub>
          </m:sSub>
          <m:r>
            <w:rPr>
              <w:rFonts w:ascii="Cambria Math" w:hAnsi="Cambria Math"/>
              <w:sz w:val="24"/>
              <w:szCs w:val="24"/>
              <w:lang w:val="fr-FR"/>
            </w:rPr>
            <m:t>=</m:t>
          </m:r>
          <m:sSub>
            <m:sSubPr>
              <m:ctrlPr>
                <w:rPr>
                  <w:rFonts w:ascii="Cambria Math" w:hAnsi="Cambria Math"/>
                  <w:i/>
                  <w:sz w:val="24"/>
                  <w:szCs w:val="24"/>
                  <w:lang w:val="fr-FR"/>
                </w:rPr>
              </m:ctrlPr>
            </m:sSubPr>
            <m:e>
              <m:r>
                <w:rPr>
                  <w:rFonts w:ascii="Cambria Math" w:hAnsi="Cambria Math"/>
                  <w:sz w:val="24"/>
                  <w:szCs w:val="24"/>
                  <w:lang w:val="fr-FR"/>
                </w:rPr>
                <m:t>k</m:t>
              </m:r>
            </m:e>
            <m:sub>
              <m:r>
                <w:rPr>
                  <w:rFonts w:ascii="Cambria Math" w:hAnsi="Cambria Math"/>
                  <w:sz w:val="24"/>
                  <w:szCs w:val="24"/>
                  <w:lang w:val="fr-FR"/>
                </w:rPr>
                <m:t>circ</m:t>
              </m:r>
            </m:sub>
          </m:sSub>
          <m:r>
            <w:rPr>
              <w:rFonts w:ascii="Cambria Math" w:hAnsi="Cambria Math"/>
              <w:sz w:val="24"/>
              <w:szCs w:val="24"/>
              <w:lang w:val="fr-FR"/>
            </w:rPr>
            <m:t>×</m:t>
          </m:r>
          <m:sSup>
            <m:sSupPr>
              <m:ctrlPr>
                <w:rPr>
                  <w:rFonts w:ascii="Cambria Math" w:hAnsi="Cambria Math"/>
                  <w:i/>
                  <w:sz w:val="24"/>
                  <w:szCs w:val="24"/>
                  <w:lang w:val="fr-FR"/>
                </w:rPr>
              </m:ctrlPr>
            </m:sSupPr>
            <m:e>
              <m:d>
                <m:dPr>
                  <m:ctrlPr>
                    <w:rPr>
                      <w:rFonts w:ascii="Cambria Math" w:hAnsi="Cambria Math"/>
                      <w:i/>
                      <w:sz w:val="24"/>
                      <w:szCs w:val="24"/>
                      <w:lang w:val="fr-FR"/>
                    </w:rPr>
                  </m:ctrlPr>
                </m:dPr>
                <m:e>
                  <m:f>
                    <m:fPr>
                      <m:ctrlPr>
                        <w:rPr>
                          <w:rFonts w:ascii="Cambria Math" w:hAnsi="Cambria Math"/>
                          <w:i/>
                          <w:sz w:val="24"/>
                          <w:szCs w:val="24"/>
                          <w:lang w:val="fr-FR"/>
                        </w:rPr>
                      </m:ctrlPr>
                    </m:fPr>
                    <m:num>
                      <m:sSub>
                        <m:sSubPr>
                          <m:ctrlPr>
                            <w:rPr>
                              <w:rFonts w:ascii="Cambria Math" w:hAnsi="Cambria Math"/>
                              <w:i/>
                              <w:sz w:val="24"/>
                              <w:szCs w:val="24"/>
                              <w:lang w:val="fr-FR"/>
                            </w:rPr>
                          </m:ctrlPr>
                        </m:sSubPr>
                        <m:e>
                          <m:r>
                            <w:rPr>
                              <w:rFonts w:ascii="Cambria Math" w:hAnsi="Cambria Math"/>
                              <w:sz w:val="24"/>
                              <w:szCs w:val="24"/>
                              <w:lang w:val="fr-FR"/>
                            </w:rPr>
                            <m:t>C</m:t>
                          </m:r>
                        </m:e>
                        <m:sub>
                          <m:r>
                            <w:rPr>
                              <w:rFonts w:ascii="Cambria Math" w:hAnsi="Cambria Math"/>
                              <w:sz w:val="24"/>
                              <w:szCs w:val="24"/>
                              <w:lang w:val="fr-FR"/>
                            </w:rPr>
                            <m:t>baseline</m:t>
                          </m:r>
                        </m:sub>
                      </m:sSub>
                    </m:num>
                    <m:den>
                      <m:r>
                        <w:rPr>
                          <w:rFonts w:ascii="Cambria Math" w:hAnsi="Cambria Math"/>
                          <w:sz w:val="24"/>
                          <w:szCs w:val="24"/>
                          <w:lang w:val="fr-FR"/>
                        </w:rPr>
                        <m:t>MP</m:t>
                      </m:r>
                      <m:sSub>
                        <m:sSubPr>
                          <m:ctrlPr>
                            <w:rPr>
                              <w:rFonts w:ascii="Cambria Math" w:hAnsi="Cambria Math"/>
                              <w:i/>
                              <w:sz w:val="24"/>
                              <w:szCs w:val="24"/>
                              <w:lang w:val="fr-FR"/>
                            </w:rPr>
                          </m:ctrlPr>
                        </m:sSubPr>
                        <m:e>
                          <m:r>
                            <w:rPr>
                              <w:rFonts w:ascii="Cambria Math" w:hAnsi="Cambria Math"/>
                              <w:sz w:val="24"/>
                              <w:szCs w:val="24"/>
                              <w:lang w:val="fr-FR"/>
                            </w:rPr>
                            <m:t>P</m:t>
                          </m:r>
                        </m:e>
                        <m:sub>
                          <m:r>
                            <w:rPr>
                              <w:rFonts w:ascii="Cambria Math" w:hAnsi="Cambria Math"/>
                              <w:sz w:val="24"/>
                              <w:szCs w:val="24"/>
                              <w:lang w:val="fr-FR"/>
                            </w:rPr>
                            <m:t>baseline</m:t>
                          </m:r>
                        </m:sub>
                      </m:sSub>
                    </m:den>
                  </m:f>
                </m:e>
              </m:d>
            </m:e>
            <m:sup>
              <m:f>
                <m:fPr>
                  <m:ctrlPr>
                    <w:rPr>
                      <w:rFonts w:ascii="Cambria Math" w:hAnsi="Cambria Math"/>
                      <w:i/>
                      <w:sz w:val="24"/>
                      <w:szCs w:val="24"/>
                      <w:lang w:val="fr-FR"/>
                    </w:rPr>
                  </m:ctrlPr>
                </m:fPr>
                <m:num>
                  <m:r>
                    <w:rPr>
                      <w:rFonts w:ascii="Cambria Math" w:hAnsi="Cambria Math"/>
                      <w:sz w:val="24"/>
                      <w:szCs w:val="24"/>
                      <w:lang w:val="fr-FR"/>
                    </w:rPr>
                    <m:t>1</m:t>
                  </m:r>
                </m:num>
                <m:den>
                  <m:sSub>
                    <m:sSubPr>
                      <m:ctrlPr>
                        <w:rPr>
                          <w:rFonts w:ascii="Cambria Math" w:hAnsi="Cambria Math"/>
                          <w:i/>
                          <w:sz w:val="24"/>
                          <w:szCs w:val="24"/>
                          <w:lang w:val="fr-FR"/>
                        </w:rPr>
                      </m:ctrlPr>
                    </m:sSubPr>
                    <m:e>
                      <m:r>
                        <w:rPr>
                          <w:rFonts w:ascii="Cambria Math" w:hAnsi="Cambria Math"/>
                          <w:sz w:val="24"/>
                          <w:szCs w:val="24"/>
                          <w:lang w:val="fr-FR"/>
                        </w:rPr>
                        <m:t>n</m:t>
                      </m:r>
                    </m:e>
                    <m:sub>
                      <m:r>
                        <w:rPr>
                          <w:rFonts w:ascii="Cambria Math" w:hAnsi="Cambria Math"/>
                          <w:sz w:val="24"/>
                          <w:szCs w:val="24"/>
                          <w:lang w:val="fr-FR"/>
                        </w:rPr>
                        <m:t>transits</m:t>
                      </m:r>
                    </m:sub>
                  </m:sSub>
                </m:den>
              </m:f>
            </m:sup>
          </m:sSup>
        </m:oMath>
      </m:oMathPara>
    </w:p>
    <w:p w14:paraId="52DC2E16" w14:textId="77777777" w:rsidR="006573EB" w:rsidRPr="006D414D" w:rsidRDefault="00A95C25">
      <w:pPr>
        <w:spacing w:before="120" w:after="120"/>
        <w:jc w:val="center"/>
        <w:rPr>
          <w:iCs/>
          <w:sz w:val="24"/>
          <w:szCs w:val="24"/>
          <w:lang w:val="fr-FR"/>
        </w:rPr>
      </w:pPr>
      <m:oMath>
        <m:r>
          <w:rPr>
            <w:rFonts w:ascii="Cambria Math" w:hAnsi="Cambria Math"/>
            <w:sz w:val="24"/>
            <w:szCs w:val="24"/>
          </w:rPr>
          <m:t>τ</m:t>
        </m:r>
        <m:r>
          <w:rPr>
            <w:rFonts w:ascii="Cambria Math" w:hAnsi="Cambria Math"/>
            <w:sz w:val="24"/>
            <w:szCs w:val="24"/>
            <w:lang w:val="fr-FR"/>
          </w:rPr>
          <m:t>=</m:t>
        </m:r>
        <m:f>
          <m:fPr>
            <m:ctrlPr>
              <w:rPr>
                <w:rFonts w:ascii="Cambria Math" w:hAnsi="Cambria Math"/>
                <w:i/>
                <w:sz w:val="24"/>
                <w:szCs w:val="24"/>
                <w:lang w:val="fr-FR"/>
              </w:rPr>
            </m:ctrlPr>
          </m:fPr>
          <m:num>
            <m:r>
              <w:rPr>
                <w:rFonts w:ascii="Cambria Math" w:hAnsi="Cambria Math"/>
                <w:sz w:val="24"/>
                <w:szCs w:val="24"/>
                <w:lang w:val="fr-FR"/>
              </w:rPr>
              <m:t>1</m:t>
            </m:r>
          </m:num>
          <m:den>
            <m:sSub>
              <m:sSubPr>
                <m:ctrlPr>
                  <w:rPr>
                    <w:rFonts w:ascii="Cambria Math" w:hAnsi="Cambria Math"/>
                    <w:i/>
                    <w:sz w:val="24"/>
                    <w:szCs w:val="24"/>
                    <w:lang w:val="fr-FR"/>
                  </w:rPr>
                </m:ctrlPr>
              </m:sSubPr>
              <m:e>
                <m:r>
                  <w:rPr>
                    <w:rFonts w:ascii="Cambria Math" w:hAnsi="Cambria Math"/>
                    <w:sz w:val="24"/>
                    <w:szCs w:val="24"/>
                    <w:lang w:val="fr-FR"/>
                  </w:rPr>
                  <m:t>k</m:t>
                </m:r>
              </m:e>
              <m:sub>
                <m:r>
                  <w:rPr>
                    <w:rFonts w:ascii="Cambria Math" w:hAnsi="Cambria Math"/>
                    <w:sz w:val="24"/>
                    <w:szCs w:val="24"/>
                    <w:lang w:val="fr-FR"/>
                  </w:rPr>
                  <m:t>transit</m:t>
                </m:r>
              </m:sub>
            </m:sSub>
          </m:den>
        </m:f>
      </m:oMath>
      <w:r>
        <w:rPr>
          <w:rFonts w:ascii="Courier New" w:hAnsi="Courier New"/>
          <w:i/>
          <w:sz w:val="24"/>
          <w:szCs w:val="24"/>
          <w:lang w:val="fr-FR"/>
        </w:rPr>
        <w:t xml:space="preserve"> </w:t>
      </w:r>
      <w:r>
        <w:rPr>
          <w:rFonts w:ascii="Courier New" w:hAnsi="Courier New"/>
          <w:iCs/>
          <w:sz w:val="24"/>
          <w:szCs w:val="24"/>
          <w:lang w:val="fr-FR"/>
        </w:rPr>
        <w:t xml:space="preserve">  [</w:t>
      </w:r>
      <w:proofErr w:type="gramStart"/>
      <w:r>
        <w:rPr>
          <w:rFonts w:ascii="Courier New" w:hAnsi="Courier New"/>
          <w:iCs/>
          <w:sz w:val="24"/>
          <w:szCs w:val="24"/>
          <w:lang w:val="fr-FR"/>
        </w:rPr>
        <w:t>temps</w:t>
      </w:r>
      <w:proofErr w:type="gramEnd"/>
      <w:r>
        <w:rPr>
          <w:rFonts w:ascii="Courier New" w:hAnsi="Courier New"/>
          <w:iCs/>
          <w:sz w:val="24"/>
          <w:szCs w:val="24"/>
          <w:lang w:val="fr-FR"/>
        </w:rPr>
        <w:t xml:space="preserve"> de transit moyen par compartiment</w:t>
      </w:r>
    </w:p>
    <w:p w14:paraId="63E0D769" w14:textId="77777777" w:rsidR="006573EB" w:rsidRPr="00463A58" w:rsidRDefault="00C2228B" w:rsidP="00A41DCE">
      <w:pPr>
        <w:pStyle w:val="Titre2"/>
        <w:rPr>
          <w:lang w:val="fr-FR"/>
        </w:rPr>
      </w:pPr>
      <w:bookmarkStart w:id="133" w:name="_Toc231291027"/>
      <w:r>
        <w:rPr>
          <w:lang w:val="fr-FR"/>
        </w:rPr>
        <w:t>2.2 Modèle d'effet du médicament</w:t>
      </w:r>
      <w:bookmarkEnd w:id="133"/>
    </w:p>
    <w:p w14:paraId="43B4B3AE" w14:textId="77777777" w:rsidR="006573EB" w:rsidRPr="00463A58" w:rsidRDefault="00C2228B">
      <w:pPr>
        <w:spacing w:after="120"/>
        <w:ind w:firstLine="567"/>
        <w:jc w:val="both"/>
        <w:rPr>
          <w:lang w:val="fr-FR"/>
        </w:rPr>
      </w:pPr>
      <w:r>
        <w:rPr>
          <w:rFonts w:ascii="Times New Roman" w:hAnsi="Times New Roman"/>
          <w:sz w:val="24"/>
          <w:lang w:val="fr-FR"/>
        </w:rPr>
        <w:t>L'effet cytotoxique du médicament sur les cellules progénitrices est modélisé par un compartiment de dommage (Damage), représentant l'accumulation de l'effet toxique intracellulaire.</w:t>
      </w:r>
    </w:p>
    <w:p w14:paraId="065E0091" w14:textId="77777777" w:rsidR="006573EB" w:rsidRDefault="00C2228B" w:rsidP="00A41DCE">
      <w:pPr>
        <w:pStyle w:val="Titre3"/>
        <w:rPr>
          <w:lang w:val="fr-FR"/>
        </w:rPr>
      </w:pPr>
      <w:bookmarkStart w:id="134" w:name="_Toc231291028"/>
      <w:r>
        <w:rPr>
          <w:lang w:val="fr-FR"/>
        </w:rPr>
        <w:lastRenderedPageBreak/>
        <w:t>2.2.1 Équation de dommage</w:t>
      </w:r>
      <w:bookmarkEnd w:id="134"/>
    </w:p>
    <w:p w14:paraId="5F4872CC" w14:textId="1EDB57B9" w:rsidR="006573EB" w:rsidRPr="006D414D" w:rsidRDefault="00F72638" w:rsidP="00A95C25">
      <w:pPr>
        <w:spacing w:before="160" w:after="80"/>
        <w:rPr>
          <w:sz w:val="24"/>
          <w:szCs w:val="24"/>
          <w:lang w:val="fr-FR"/>
        </w:rPr>
      </w:pPr>
      <m:oMathPara>
        <m:oMath>
          <m:f>
            <m:fPr>
              <m:ctrlPr>
                <w:rPr>
                  <w:rFonts w:ascii="Cambria Math" w:hAnsi="Cambria Math"/>
                  <w:i/>
                  <w:sz w:val="24"/>
                  <w:szCs w:val="24"/>
                  <w:lang w:val="fr-FR"/>
                </w:rPr>
              </m:ctrlPr>
            </m:fPr>
            <m:num>
              <m:r>
                <w:rPr>
                  <w:rFonts w:ascii="Cambria Math" w:hAnsi="Cambria Math"/>
                  <w:sz w:val="24"/>
                  <w:szCs w:val="24"/>
                  <w:lang w:val="fr-FR"/>
                </w:rPr>
                <m:t>dDamage</m:t>
              </m:r>
            </m:num>
            <m:den>
              <m:r>
                <w:rPr>
                  <w:rFonts w:ascii="Cambria Math" w:hAnsi="Cambria Math"/>
                  <w:sz w:val="24"/>
                  <w:szCs w:val="24"/>
                  <w:lang w:val="fr-FR"/>
                </w:rPr>
                <m:t>dt</m:t>
              </m:r>
            </m:den>
          </m:f>
          <m:r>
            <w:rPr>
              <w:rFonts w:ascii="Cambria Math" w:hAnsi="Cambria Math"/>
              <w:sz w:val="24"/>
              <w:szCs w:val="24"/>
              <w:lang w:val="fr-FR"/>
            </w:rPr>
            <m:t xml:space="preserve"> = </m:t>
          </m:r>
          <m:sSub>
            <m:sSubPr>
              <m:ctrlPr>
                <w:rPr>
                  <w:rFonts w:ascii="Cambria Math" w:hAnsi="Cambria Math"/>
                  <w:i/>
                  <w:sz w:val="24"/>
                  <w:szCs w:val="24"/>
                  <w:lang w:val="fr-FR"/>
                </w:rPr>
              </m:ctrlPr>
            </m:sSubPr>
            <m:e>
              <m:r>
                <w:rPr>
                  <w:rFonts w:ascii="Cambria Math" w:hAnsi="Cambria Math"/>
                  <w:sz w:val="24"/>
                  <w:szCs w:val="24"/>
                  <w:lang w:val="fr-FR"/>
                </w:rPr>
                <m:t>k</m:t>
              </m:r>
            </m:e>
            <m:sub>
              <m:r>
                <w:rPr>
                  <w:rFonts w:ascii="Cambria Math" w:hAnsi="Cambria Math"/>
                  <w:sz w:val="24"/>
                  <w:szCs w:val="24"/>
                  <w:lang w:val="fr-FR"/>
                </w:rPr>
                <m:t>dam</m:t>
              </m:r>
            </m:sub>
          </m:sSub>
          <m:r>
            <w:rPr>
              <w:rFonts w:ascii="Cambria Math" w:hAnsi="Cambria Math"/>
              <w:sz w:val="24"/>
              <w:szCs w:val="24"/>
              <w:lang w:val="fr-FR"/>
            </w:rPr>
            <m:t xml:space="preserve"> × </m:t>
          </m:r>
          <m:sSub>
            <m:sSubPr>
              <m:ctrlPr>
                <w:rPr>
                  <w:rFonts w:ascii="Cambria Math" w:hAnsi="Cambria Math"/>
                  <w:i/>
                  <w:sz w:val="24"/>
                  <w:szCs w:val="24"/>
                  <w:lang w:val="fr-FR"/>
                </w:rPr>
              </m:ctrlPr>
            </m:sSubPr>
            <m:e>
              <m:r>
                <w:rPr>
                  <w:rFonts w:ascii="Cambria Math" w:hAnsi="Cambria Math"/>
                  <w:sz w:val="24"/>
                  <w:szCs w:val="24"/>
                  <w:lang w:val="fr-FR"/>
                </w:rPr>
                <m:t>C</m:t>
              </m:r>
            </m:e>
            <m:sub>
              <m:r>
                <w:rPr>
                  <w:rFonts w:ascii="Cambria Math" w:hAnsi="Cambria Math"/>
                  <w:sz w:val="24"/>
                  <w:szCs w:val="24"/>
                  <w:lang w:val="fr-FR"/>
                </w:rPr>
                <m:t>drug</m:t>
              </m:r>
            </m:sub>
          </m:sSub>
          <m:r>
            <w:rPr>
              <w:rFonts w:ascii="Cambria Math" w:hAnsi="Cambria Math"/>
              <w:sz w:val="24"/>
              <w:szCs w:val="24"/>
              <w:lang w:val="fr-FR"/>
            </w:rPr>
            <m:t xml:space="preserve">(µM) - </m:t>
          </m:r>
          <m:sSub>
            <m:sSubPr>
              <m:ctrlPr>
                <w:rPr>
                  <w:rFonts w:ascii="Cambria Math" w:hAnsi="Cambria Math"/>
                  <w:i/>
                  <w:sz w:val="24"/>
                  <w:szCs w:val="24"/>
                  <w:lang w:val="fr-FR"/>
                </w:rPr>
              </m:ctrlPr>
            </m:sSubPr>
            <m:e>
              <m:r>
                <w:rPr>
                  <w:rFonts w:ascii="Cambria Math" w:hAnsi="Cambria Math"/>
                  <w:sz w:val="24"/>
                  <w:szCs w:val="24"/>
                  <w:lang w:val="fr-FR"/>
                </w:rPr>
                <m:t>k</m:t>
              </m:r>
            </m:e>
            <m:sub>
              <m:r>
                <w:rPr>
                  <w:rFonts w:ascii="Cambria Math" w:hAnsi="Cambria Math"/>
                  <w:sz w:val="24"/>
                  <w:szCs w:val="24"/>
                  <w:lang w:val="fr-FR"/>
                </w:rPr>
                <m:t>rep</m:t>
              </m:r>
            </m:sub>
          </m:sSub>
          <m:r>
            <w:rPr>
              <w:rFonts w:ascii="Cambria Math" w:hAnsi="Cambria Math"/>
              <w:sz w:val="24"/>
              <w:szCs w:val="24"/>
              <w:lang w:val="fr-FR"/>
            </w:rPr>
            <m:t xml:space="preserve"> × Damage</m:t>
          </m:r>
        </m:oMath>
      </m:oMathPara>
    </w:p>
    <w:p w14:paraId="7968D7D2" w14:textId="398D51D5" w:rsidR="006573EB" w:rsidRPr="006D414D" w:rsidRDefault="00F72638">
      <w:pPr>
        <w:spacing w:after="120"/>
        <w:ind w:firstLine="567"/>
        <w:jc w:val="both"/>
        <w:rPr>
          <w:rFonts w:ascii="Times New Roman" w:hAnsi="Times New Roman"/>
          <w:sz w:val="24"/>
          <w:szCs w:val="24"/>
          <w:lang w:val="fr-FR"/>
        </w:rPr>
      </w:pPr>
      <m:oMath>
        <m:sSub>
          <m:sSubPr>
            <m:ctrlPr>
              <w:rPr>
                <w:rFonts w:ascii="Cambria Math" w:hAnsi="Cambria Math"/>
                <w:i/>
                <w:sz w:val="24"/>
                <w:szCs w:val="24"/>
                <w:lang w:val="fr-FR"/>
              </w:rPr>
            </m:ctrlPr>
          </m:sSubPr>
          <m:e>
            <m:r>
              <w:rPr>
                <w:rFonts w:ascii="Cambria Math" w:hAnsi="Cambria Math"/>
                <w:sz w:val="24"/>
                <w:szCs w:val="24"/>
                <w:lang w:val="fr-FR"/>
              </w:rPr>
              <m:t>C</m:t>
            </m:r>
          </m:e>
          <m:sub>
            <m:r>
              <w:rPr>
                <w:rFonts w:ascii="Cambria Math" w:hAnsi="Cambria Math"/>
                <w:sz w:val="24"/>
                <w:szCs w:val="24"/>
                <w:lang w:val="fr-FR"/>
              </w:rPr>
              <m:t>drug</m:t>
            </m:r>
          </m:sub>
        </m:sSub>
      </m:oMath>
      <w:r w:rsidR="0070752A">
        <w:rPr>
          <w:rFonts w:ascii="Times New Roman" w:hAnsi="Times New Roman"/>
          <w:sz w:val="24"/>
          <w:szCs w:val="24"/>
          <w:lang w:val="fr-FR"/>
        </w:rPr>
        <w:t>(</w:t>
      </w:r>
      <w:proofErr w:type="gramStart"/>
      <w:r w:rsidR="0070752A">
        <w:rPr>
          <w:rFonts w:ascii="Times New Roman" w:hAnsi="Times New Roman"/>
          <w:sz w:val="24"/>
          <w:szCs w:val="24"/>
          <w:lang w:val="fr-FR"/>
        </w:rPr>
        <w:t>µ</w:t>
      </w:r>
      <w:proofErr w:type="gramEnd"/>
      <w:r w:rsidR="0070752A">
        <w:rPr>
          <w:rFonts w:ascii="Times New Roman" w:hAnsi="Times New Roman"/>
          <w:sz w:val="24"/>
          <w:szCs w:val="24"/>
          <w:lang w:val="fr-FR"/>
        </w:rPr>
        <w:t xml:space="preserve">M) est la concentration plasmatique du médicament convertie en µM, k_dam le taux d'accumulation du dommage (proportionnel à l'exposition) et </w:t>
      </w:r>
      <m:oMath>
        <m:sSub>
          <m:sSubPr>
            <m:ctrlPr>
              <w:rPr>
                <w:rFonts w:ascii="Cambria Math" w:hAnsi="Cambria Math"/>
                <w:i/>
                <w:sz w:val="24"/>
                <w:szCs w:val="24"/>
                <w:lang w:val="fr-FR"/>
              </w:rPr>
            </m:ctrlPr>
          </m:sSubPr>
          <m:e>
            <m:r>
              <w:rPr>
                <w:rFonts w:ascii="Cambria Math" w:hAnsi="Cambria Math"/>
                <w:sz w:val="24"/>
                <w:szCs w:val="24"/>
                <w:lang w:val="fr-FR"/>
              </w:rPr>
              <m:t>k</m:t>
            </m:r>
          </m:e>
          <m:sub>
            <m:r>
              <w:rPr>
                <w:rFonts w:ascii="Cambria Math" w:hAnsi="Cambria Math"/>
                <w:sz w:val="24"/>
                <w:szCs w:val="24"/>
                <w:lang w:val="fr-FR"/>
              </w:rPr>
              <m:t>rep</m:t>
            </m:r>
          </m:sub>
        </m:sSub>
      </m:oMath>
      <w:r w:rsidR="0070752A">
        <w:rPr>
          <w:rFonts w:ascii="Times New Roman" w:hAnsi="Times New Roman"/>
          <w:sz w:val="24"/>
          <w:szCs w:val="24"/>
          <w:lang w:val="fr-FR"/>
        </w:rPr>
        <w:t xml:space="preserve"> le taux de réparation cellulaire. À l'état stationnaire :</w:t>
      </w:r>
    </w:p>
    <w:p w14:paraId="462C79B7" w14:textId="77777777" w:rsidR="00A95C25" w:rsidRPr="006D414D" w:rsidRDefault="00A95C25" w:rsidP="00A95C25">
      <w:pPr>
        <w:spacing w:before="120" w:after="120"/>
        <w:jc w:val="center"/>
        <w:rPr>
          <w:sz w:val="24"/>
          <w:szCs w:val="24"/>
        </w:rPr>
      </w:pPr>
      <m:oMathPara>
        <m:oMath>
          <m:r>
            <w:rPr>
              <w:rFonts w:ascii="Cambria Math" w:hAnsi="Cambria Math"/>
              <w:sz w:val="24"/>
              <w:szCs w:val="24"/>
            </w:rPr>
            <m:t>Damag</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ss</m:t>
              </m:r>
            </m:sub>
          </m:sSub>
          <m:r>
            <w:rPr>
              <w:rFonts w:ascii="Cambria Math" w:hAnsi="Cambria Math"/>
              <w:sz w:val="24"/>
              <w:szCs w:val="24"/>
            </w:rPr>
            <m:t xml:space="preserve">= </m:t>
          </m:r>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dam</m:t>
                      </m:r>
                    </m:sub>
                  </m:sSub>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rep</m:t>
                      </m:r>
                    </m:sub>
                  </m:sSub>
                </m:den>
              </m:f>
            </m:e>
          </m:d>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drug</m:t>
              </m:r>
            </m:sub>
          </m:sSub>
        </m:oMath>
      </m:oMathPara>
    </w:p>
    <w:p w14:paraId="33464702" w14:textId="77777777" w:rsidR="00A95C25" w:rsidRPr="00A95C25" w:rsidRDefault="00A95C25">
      <w:pPr>
        <w:spacing w:after="120"/>
        <w:ind w:firstLine="567"/>
        <w:jc w:val="both"/>
      </w:pPr>
    </w:p>
    <w:p w14:paraId="2A1EF64A" w14:textId="77777777" w:rsidR="006573EB" w:rsidRPr="00463A58" w:rsidRDefault="00C2228B" w:rsidP="00A41DCE">
      <w:pPr>
        <w:pStyle w:val="Titre3"/>
        <w:rPr>
          <w:lang w:val="fr-FR"/>
        </w:rPr>
      </w:pPr>
      <w:bookmarkStart w:id="135" w:name="_Toc231291029"/>
      <w:r>
        <w:rPr>
          <w:lang w:val="fr-FR"/>
        </w:rPr>
        <w:t>2.2.2 Inhibition de la prolifération</w:t>
      </w:r>
      <w:bookmarkEnd w:id="135"/>
    </w:p>
    <w:p w14:paraId="00DB3134" w14:textId="77777777" w:rsidR="006573EB" w:rsidRPr="006D414D" w:rsidRDefault="00C2228B">
      <w:pPr>
        <w:spacing w:after="120"/>
        <w:ind w:firstLine="567"/>
        <w:jc w:val="both"/>
        <w:rPr>
          <w:rFonts w:ascii="Times New Roman" w:hAnsi="Times New Roman"/>
          <w:sz w:val="24"/>
          <w:szCs w:val="24"/>
          <w:lang w:val="fr-FR"/>
        </w:rPr>
      </w:pPr>
      <w:r>
        <w:rPr>
          <w:rFonts w:ascii="Times New Roman" w:hAnsi="Times New Roman"/>
          <w:sz w:val="24"/>
          <w:szCs w:val="24"/>
          <w:lang w:val="fr-FR"/>
        </w:rPr>
        <w:t>Le dommage inhibe la prolifération des progéniteurs via un terme multiplicatif :</w:t>
      </w:r>
    </w:p>
    <w:p w14:paraId="73FB53D5" w14:textId="77777777" w:rsidR="00A95C25" w:rsidRPr="006D414D" w:rsidRDefault="00A95C25">
      <w:pPr>
        <w:spacing w:after="120"/>
        <w:ind w:firstLine="567"/>
        <w:jc w:val="both"/>
        <w:rPr>
          <w:sz w:val="24"/>
          <w:szCs w:val="24"/>
          <w:lang w:val="fr-FR"/>
        </w:rPr>
      </w:pPr>
      <m:oMathPara>
        <m:oMath>
          <m:r>
            <w:rPr>
              <w:rFonts w:ascii="Cambria Math" w:hAnsi="Cambria Math"/>
              <w:sz w:val="24"/>
              <w:szCs w:val="24"/>
              <w:lang w:val="fr-FR"/>
            </w:rPr>
            <m:t>Effet= 1 - Slope × Damage</m:t>
          </m:r>
        </m:oMath>
      </m:oMathPara>
    </w:p>
    <w:p w14:paraId="0BCBF836" w14:textId="3007B6DD" w:rsidR="006573EB" w:rsidRPr="006D414D" w:rsidRDefault="00C2228B">
      <w:pPr>
        <w:spacing w:after="120"/>
        <w:ind w:firstLine="567"/>
        <w:jc w:val="both"/>
        <w:rPr>
          <w:sz w:val="24"/>
          <w:szCs w:val="24"/>
          <w:lang w:val="fr-FR"/>
        </w:rPr>
      </w:pPr>
      <w:r>
        <w:rPr>
          <w:rFonts w:ascii="Times New Roman" w:hAnsi="Times New Roman"/>
          <w:sz w:val="24"/>
          <w:szCs w:val="24"/>
          <w:lang w:val="fr-FR"/>
        </w:rPr>
        <w:t xml:space="preserve">Le paramètre </w:t>
      </w:r>
      <w:proofErr w:type="spellStart"/>
      <w:r>
        <w:rPr>
          <w:rFonts w:ascii="Times New Roman" w:hAnsi="Times New Roman"/>
          <w:sz w:val="24"/>
          <w:szCs w:val="24"/>
          <w:lang w:val="fr-FR"/>
        </w:rPr>
        <w:t>Slope</w:t>
      </w:r>
      <w:proofErr w:type="spellEnd"/>
      <w:r>
        <w:rPr>
          <w:rFonts w:ascii="Times New Roman" w:hAnsi="Times New Roman"/>
          <w:sz w:val="24"/>
          <w:szCs w:val="24"/>
          <w:lang w:val="fr-FR"/>
        </w:rPr>
        <w:t xml:space="preserve"> est spécifique à chaque lignée cellulaire (</w:t>
      </w:r>
      <m:oMath>
        <m:r>
          <w:rPr>
            <w:rFonts w:ascii="Cambria Math" w:hAnsi="Cambria Math"/>
            <w:sz w:val="24"/>
            <w:szCs w:val="24"/>
            <w:lang w:val="fr-FR"/>
          </w:rPr>
          <m:t>Slop</m:t>
        </m:r>
        <m:sSub>
          <m:sSubPr>
            <m:ctrlPr>
              <w:rPr>
                <w:rFonts w:ascii="Cambria Math" w:hAnsi="Cambria Math"/>
                <w:i/>
                <w:sz w:val="24"/>
                <w:szCs w:val="24"/>
                <w:lang w:val="fr-FR"/>
              </w:rPr>
            </m:ctrlPr>
          </m:sSubPr>
          <m:e>
            <m:r>
              <w:rPr>
                <w:rFonts w:ascii="Cambria Math" w:hAnsi="Cambria Math"/>
                <w:sz w:val="24"/>
                <w:szCs w:val="24"/>
                <w:lang w:val="fr-FR"/>
              </w:rPr>
              <m:t>e</m:t>
            </m:r>
          </m:e>
          <m:sub>
            <m:r>
              <w:rPr>
                <w:rFonts w:ascii="Cambria Math" w:hAnsi="Cambria Math"/>
                <w:sz w:val="24"/>
                <w:szCs w:val="24"/>
                <w:lang w:val="fr-FR"/>
              </w:rPr>
              <m:t>MPP</m:t>
            </m:r>
          </m:sub>
        </m:sSub>
        <m:r>
          <w:rPr>
            <w:rFonts w:ascii="Cambria Math" w:hAnsi="Cambria Math"/>
            <w:sz w:val="24"/>
            <w:szCs w:val="24"/>
            <w:lang w:val="fr-FR"/>
          </w:rPr>
          <m:t>, Slop</m:t>
        </m:r>
        <m:sSub>
          <m:sSubPr>
            <m:ctrlPr>
              <w:rPr>
                <w:rFonts w:ascii="Cambria Math" w:hAnsi="Cambria Math"/>
                <w:i/>
                <w:sz w:val="24"/>
                <w:szCs w:val="24"/>
                <w:lang w:val="fr-FR"/>
              </w:rPr>
            </m:ctrlPr>
          </m:sSubPr>
          <m:e>
            <m:r>
              <w:rPr>
                <w:rFonts w:ascii="Cambria Math" w:hAnsi="Cambria Math"/>
                <w:sz w:val="24"/>
                <w:szCs w:val="24"/>
                <w:lang w:val="fr-FR"/>
              </w:rPr>
              <m:t>e</m:t>
            </m:r>
          </m:e>
          <m:sub>
            <m:r>
              <w:rPr>
                <w:rFonts w:ascii="Cambria Math" w:hAnsi="Cambria Math"/>
                <w:sz w:val="24"/>
                <w:szCs w:val="24"/>
                <w:lang w:val="fr-FR"/>
              </w:rPr>
              <m:t>CMP</m:t>
            </m:r>
          </m:sub>
        </m:sSub>
        <m:r>
          <w:rPr>
            <w:rFonts w:ascii="Cambria Math" w:hAnsi="Cambria Math"/>
            <w:sz w:val="24"/>
            <w:szCs w:val="24"/>
            <w:lang w:val="fr-FR"/>
          </w:rPr>
          <m:t>, Slop</m:t>
        </m:r>
        <m:sSub>
          <m:sSubPr>
            <m:ctrlPr>
              <w:rPr>
                <w:rFonts w:ascii="Cambria Math" w:hAnsi="Cambria Math"/>
                <w:i/>
                <w:sz w:val="24"/>
                <w:szCs w:val="24"/>
                <w:lang w:val="fr-FR"/>
              </w:rPr>
            </m:ctrlPr>
          </m:sSubPr>
          <m:e>
            <m:r>
              <w:rPr>
                <w:rFonts w:ascii="Cambria Math" w:hAnsi="Cambria Math"/>
                <w:sz w:val="24"/>
                <w:szCs w:val="24"/>
                <w:lang w:val="fr-FR"/>
              </w:rPr>
              <m:t>e</m:t>
            </m:r>
          </m:e>
          <m:sub>
            <m:r>
              <w:rPr>
                <w:rFonts w:ascii="Cambria Math" w:hAnsi="Cambria Math"/>
                <w:sz w:val="24"/>
                <w:szCs w:val="24"/>
                <w:lang w:val="fr-FR"/>
              </w:rPr>
              <m:t>MEP</m:t>
            </m:r>
          </m:sub>
        </m:sSub>
      </m:oMath>
      <w:r>
        <w:rPr>
          <w:rFonts w:ascii="Times New Roman" w:hAnsi="Times New Roman"/>
          <w:sz w:val="24"/>
          <w:szCs w:val="24"/>
          <w:lang w:val="fr-FR"/>
        </w:rPr>
        <w:t xml:space="preserve">), reflétant la sensibilité différentielle des progéniteurs au </w:t>
      </w:r>
      <w:proofErr w:type="spellStart"/>
      <w:r>
        <w:rPr>
          <w:rFonts w:ascii="Times New Roman" w:hAnsi="Times New Roman"/>
          <w:sz w:val="24"/>
          <w:szCs w:val="24"/>
          <w:lang w:val="fr-FR"/>
        </w:rPr>
        <w:t>payload</w:t>
      </w:r>
      <w:proofErr w:type="spellEnd"/>
      <w:r>
        <w:rPr>
          <w:rFonts w:ascii="Times New Roman" w:hAnsi="Times New Roman"/>
          <w:sz w:val="24"/>
          <w:szCs w:val="24"/>
          <w:lang w:val="fr-FR"/>
        </w:rPr>
        <w:t xml:space="preserve"> cytotoxique. </w:t>
      </w:r>
      <w:commentRangeStart w:id="136"/>
      <w:r>
        <w:rPr>
          <w:rFonts w:ascii="Times New Roman" w:hAnsi="Times New Roman"/>
          <w:sz w:val="24"/>
          <w:szCs w:val="24"/>
          <w:lang w:val="fr-FR"/>
        </w:rPr>
        <w:t>Ces paramètres sont calibrés sur les données hématologiques observées.</w:t>
      </w:r>
      <w:commentRangeEnd w:id="136"/>
      <w:r w:rsidR="00975FEA" w:rsidRPr="006D414D">
        <w:rPr>
          <w:rStyle w:val="CommentReference"/>
          <w:sz w:val="24"/>
          <w:szCs w:val="24"/>
          <w:lang w:val="fr-FR"/>
        </w:rPr>
        <w:commentReference w:id="136"/>
      </w:r>
    </w:p>
    <w:p w14:paraId="2AFDE8F0" w14:textId="77777777" w:rsidR="006573EB" w:rsidRPr="00463A58" w:rsidRDefault="00C2228B" w:rsidP="00A41DCE">
      <w:pPr>
        <w:pStyle w:val="Titre2"/>
        <w:rPr>
          <w:lang w:val="fr-FR"/>
        </w:rPr>
      </w:pPr>
      <w:bookmarkStart w:id="137" w:name="_Toc231291030"/>
      <w:r>
        <w:rPr>
          <w:lang w:val="fr-FR"/>
        </w:rPr>
        <w:t>2.3 Modèle pharmacocinétique</w:t>
      </w:r>
      <w:bookmarkEnd w:id="137"/>
    </w:p>
    <w:p w14:paraId="69DE174D" w14:textId="77777777" w:rsidR="006573EB" w:rsidRPr="00463A58" w:rsidRDefault="00C2228B">
      <w:pPr>
        <w:spacing w:after="120"/>
        <w:ind w:firstLine="567"/>
        <w:jc w:val="both"/>
        <w:rPr>
          <w:lang w:val="fr-FR"/>
        </w:rPr>
      </w:pPr>
      <w:r>
        <w:rPr>
          <w:rFonts w:ascii="Times New Roman" w:hAnsi="Times New Roman"/>
          <w:sz w:val="24"/>
          <w:lang w:val="fr-FR"/>
        </w:rPr>
        <w:t>La pharmacocinétique de tous les composés étudiés est décrite par un modèle à 2 compartiments (central + périphérique) après administration intraveineuse (IV) en bolus.</w:t>
      </w:r>
    </w:p>
    <w:p w14:paraId="1E550001" w14:textId="1E550001" w:rsidR="006573EB" w:rsidRDefault="006573EB" w:rsidP="00A41DCE">
      <w:pPr>
        <w:pStyle w:val="Titre3"/>
        <w:rPr>
          <w:lang w:val="fr-FR"/>
        </w:rPr>
      </w:pPr>
      <w:bookmarkStart w:id="138" w:name="_Toc231291031"/>
      <w:r>
        <w:rPr>
          <w:lang w:val="fr-FR"/>
        </w:rPr>
        <w:t>2.3.0 Analyse non-compartimentale (NCA) — initialisation des paramètres</w:t>
      </w:r>
      <w:bookmarkEnd w:id="138"/>
    </w:p>
    <w:p w14:paraId="1E550002" w14:textId="632BDCC8" w:rsidR="006573EB" w:rsidRPr="00F72638" w:rsidRDefault="006573EB">
      <w:pPr>
        <w:spacing w:after="120"/>
        <w:ind w:firstLine="567"/>
        <w:jc w:val="both"/>
        <w:rPr>
          <w:rFonts w:ascii="Times New Roman" w:hAnsi="Times New Roman"/>
          <w:sz w:val="24"/>
          <w:szCs w:val="24"/>
          <w:lang w:val="fr-FR"/>
          <w:rPrChange w:id="139" w:author="HASSANI Omar" w:date="2026-06-08T22:45:00Z" w16du:dateUtc="2026-06-08T20:45:00Z">
            <w:rPr>
              <w:rFonts w:ascii="Times New Roman" w:hAnsi="Times New Roman"/>
              <w:sz w:val="24"/>
              <w:szCs w:val="24"/>
            </w:rPr>
          </w:rPrChange>
        </w:rPr>
      </w:pPr>
      <w:r w:rsidRPr="00F72638">
        <w:rPr>
          <w:rFonts w:ascii="Times New Roman" w:hAnsi="Times New Roman"/>
          <w:sz w:val="24"/>
          <w:szCs w:val="24"/>
          <w:lang w:val="fr-FR"/>
          <w:rPrChange w:id="140" w:author="HASSANI Omar" w:date="2026-06-08T22:45:00Z" w16du:dateUtc="2026-06-08T20:45:00Z">
            <w:rPr>
              <w:rFonts w:ascii="Times New Roman" w:hAnsi="Times New Roman"/>
              <w:sz w:val="24"/>
              <w:szCs w:val="24"/>
            </w:rPr>
          </w:rPrChange>
        </w:rPr>
        <w:t xml:space="preserve">Avant l’estimation compartimentale, une analyse non-compartimentale (NCA) a été réalisée sur chaque profil de concentration individuel. Cette étape préliminaire, indépendante de toute hypothèse de modèle, fournit des estimations directes des paramètres pharmacocinétiques qui servent de valeurs initiales à l’algorithme d’optimisation Nelder-Mead (cf. </w:t>
      </w:r>
      <w:r w:rsidRPr="3C107BEE">
        <w:rPr>
          <w:rFonts w:ascii="Times New Roman" w:hAnsi="Times New Roman"/>
          <w:sz w:val="24"/>
          <w:szCs w:val="24"/>
        </w:rPr>
        <w:t xml:space="preserve">§2.3.2 : CL₀ = CLₚⱼⲌ, V1₀ = Dose/C₀). </w:t>
      </w:r>
      <w:commentRangeStart w:id="141"/>
      <w:r w:rsidRPr="00F72638">
        <w:rPr>
          <w:rFonts w:ascii="Times New Roman" w:hAnsi="Times New Roman"/>
          <w:sz w:val="24"/>
          <w:szCs w:val="24"/>
          <w:lang w:val="fr-FR"/>
          <w:rPrChange w:id="142" w:author="HASSANI Omar" w:date="2026-06-08T22:45:00Z" w16du:dateUtc="2026-06-08T20:45:00Z">
            <w:rPr>
              <w:rFonts w:ascii="Times New Roman" w:hAnsi="Times New Roman"/>
              <w:sz w:val="24"/>
              <w:szCs w:val="24"/>
            </w:rPr>
          </w:rPrChange>
        </w:rPr>
        <w:t>Cette initialisation informée réduit le risque de convergence vers un minimum local et accélère la convergence numérique</w:t>
      </w:r>
      <w:commentRangeEnd w:id="141"/>
      <w:r w:rsidR="005351F8" w:rsidRPr="3C107BEE">
        <w:rPr>
          <w:rStyle w:val="CommentReference"/>
          <w:rFonts w:ascii="Times New Roman" w:hAnsi="Times New Roman"/>
          <w:sz w:val="24"/>
          <w:szCs w:val="24"/>
        </w:rPr>
        <w:commentReference w:id="141"/>
      </w:r>
      <w:r w:rsidRPr="00F72638">
        <w:rPr>
          <w:rFonts w:ascii="Times New Roman" w:hAnsi="Times New Roman"/>
          <w:sz w:val="24"/>
          <w:szCs w:val="24"/>
          <w:lang w:val="fr-FR"/>
          <w:rPrChange w:id="143" w:author="HASSANI Omar" w:date="2026-06-08T22:45:00Z" w16du:dateUtc="2026-06-08T20:45:00Z">
            <w:rPr>
              <w:rFonts w:ascii="Times New Roman" w:hAnsi="Times New Roman"/>
              <w:sz w:val="24"/>
              <w:szCs w:val="24"/>
            </w:rPr>
          </w:rPrChange>
        </w:rPr>
        <w:t>. Il convient de noter que la NCA suppose implicitement une pharmacocinétique linéaire et une phase terminale log-linéaire bien définie</w:t>
      </w:r>
      <w:ins w:id="144" w:author="GUIGNARD Davy" w:date="2026-06-04T18:19:00Z" w16du:dateUtc="2026-06-04T16:19:00Z">
        <w:r w:rsidR="005364EF" w:rsidRPr="00F72638">
          <w:rPr>
            <w:rFonts w:ascii="Times New Roman" w:hAnsi="Times New Roman"/>
            <w:sz w:val="24"/>
            <w:szCs w:val="24"/>
            <w:lang w:val="fr-FR"/>
            <w:rPrChange w:id="145" w:author="HASSANI Omar" w:date="2026-06-08T22:45:00Z" w16du:dateUtc="2026-06-08T20:45:00Z">
              <w:rPr>
                <w:rFonts w:ascii="Times New Roman" w:hAnsi="Times New Roman"/>
                <w:sz w:val="24"/>
                <w:szCs w:val="24"/>
              </w:rPr>
            </w:rPrChange>
          </w:rPr>
          <w:t>,</w:t>
        </w:r>
      </w:ins>
      <w:r w:rsidRPr="00F72638">
        <w:rPr>
          <w:rFonts w:ascii="Times New Roman" w:hAnsi="Times New Roman"/>
          <w:sz w:val="24"/>
          <w:szCs w:val="24"/>
          <w:lang w:val="fr-FR"/>
          <w:rPrChange w:id="146" w:author="HASSANI Omar" w:date="2026-06-08T22:45:00Z" w16du:dateUtc="2026-06-08T20:45:00Z">
            <w:rPr>
              <w:rFonts w:ascii="Times New Roman" w:hAnsi="Times New Roman"/>
              <w:sz w:val="24"/>
              <w:szCs w:val="24"/>
            </w:rPr>
          </w:rPrChange>
        </w:rPr>
        <w:t xml:space="preserve"> deux hypothèses qui peuvent être mises en défaut pour les ADCs en présence d’une élimination médiée par la cible (TMDD</w:t>
      </w:r>
      <w:proofErr w:type="gramStart"/>
      <w:r w:rsidRPr="00F72638">
        <w:rPr>
          <w:rFonts w:ascii="Times New Roman" w:hAnsi="Times New Roman"/>
          <w:sz w:val="24"/>
          <w:szCs w:val="24"/>
          <w:lang w:val="fr-FR"/>
          <w:rPrChange w:id="147" w:author="HASSANI Omar" w:date="2026-06-08T22:45:00Z" w16du:dateUtc="2026-06-08T20:45:00Z">
            <w:rPr>
              <w:rFonts w:ascii="Times New Roman" w:hAnsi="Times New Roman"/>
              <w:sz w:val="24"/>
              <w:szCs w:val="24"/>
            </w:rPr>
          </w:rPrChange>
        </w:rPr>
        <w:t>)</w:t>
      </w:r>
      <w:r w:rsidRPr="00F72638">
        <w:rPr>
          <w:rFonts w:ascii="Times New Roman" w:hAnsi="Times New Roman"/>
          <w:sz w:val="20"/>
          <w:szCs w:val="20"/>
          <w:vertAlign w:val="superscript"/>
          <w:lang w:val="fr-FR"/>
          <w:rPrChange w:id="148" w:author="HASSANI Omar" w:date="2026-06-08T22:45:00Z" w16du:dateUtc="2026-06-08T20:45:00Z">
            <w:rPr>
              <w:rFonts w:ascii="Times New Roman" w:hAnsi="Times New Roman"/>
              <w:sz w:val="20"/>
              <w:szCs w:val="20"/>
              <w:vertAlign w:val="superscript"/>
            </w:rPr>
          </w:rPrChange>
        </w:rPr>
        <w:t>[</w:t>
      </w:r>
      <w:proofErr w:type="gramEnd"/>
      <w:r w:rsidRPr="00F72638">
        <w:rPr>
          <w:rFonts w:ascii="Times New Roman" w:hAnsi="Times New Roman"/>
          <w:sz w:val="20"/>
          <w:szCs w:val="20"/>
          <w:vertAlign w:val="superscript"/>
          <w:lang w:val="fr-FR"/>
          <w:rPrChange w:id="149" w:author="HASSANI Omar" w:date="2026-06-08T22:45:00Z" w16du:dateUtc="2026-06-08T20:45:00Z">
            <w:rPr>
              <w:rFonts w:ascii="Times New Roman" w:hAnsi="Times New Roman"/>
              <w:sz w:val="20"/>
              <w:szCs w:val="20"/>
              <w:vertAlign w:val="superscript"/>
            </w:rPr>
          </w:rPrChange>
        </w:rPr>
        <w:t>10</w:t>
      </w:r>
      <w:r w:rsidRPr="00F72638">
        <w:rPr>
          <w:rFonts w:ascii="Times New Roman" w:hAnsi="Times New Roman"/>
          <w:sz w:val="24"/>
          <w:szCs w:val="24"/>
          <w:lang w:val="fr-FR"/>
          <w:rPrChange w:id="150" w:author="HASSANI Omar" w:date="2026-06-08T22:45:00Z" w16du:dateUtc="2026-06-08T20:45:00Z">
            <w:rPr>
              <w:rFonts w:ascii="Times New Roman" w:hAnsi="Times New Roman"/>
              <w:sz w:val="24"/>
              <w:szCs w:val="24"/>
            </w:rPr>
          </w:rPrChange>
        </w:rPr>
        <w:t> ; les estimations NCA sont donc utilisées uniquement comme point de départ et non comme paramètres définitifs.</w:t>
      </w:r>
    </w:p>
    <w:p w14:paraId="1E550003" w14:textId="1E550003" w:rsidR="006573EB" w:rsidRPr="006D414D" w:rsidRDefault="006573EB">
      <w:pPr>
        <w:spacing w:after="60"/>
        <w:ind w:left="283" w:hanging="227"/>
        <w:rPr>
          <w:rFonts w:ascii="Times New Roman" w:hAnsi="Times New Roman"/>
          <w:sz w:val="24"/>
          <w:szCs w:val="24"/>
          <w:lang w:val="fr-FR"/>
        </w:rPr>
      </w:pPr>
      <w:r>
        <w:rPr>
          <w:rFonts w:ascii="Times New Roman" w:hAnsi="Times New Roman"/>
          <w:sz w:val="24"/>
          <w:szCs w:val="24"/>
          <w:lang w:val="fr-FR"/>
        </w:rPr>
        <w:t>• Cmax : concentration maximale observée</w:t>
      </w:r>
    </w:p>
    <w:p w14:paraId="1E550004" w14:textId="1E550004" w:rsidR="006573EB" w:rsidRPr="006D414D" w:rsidRDefault="006573EB">
      <w:pPr>
        <w:spacing w:after="60"/>
        <w:ind w:left="283" w:hanging="227"/>
        <w:rPr>
          <w:rFonts w:ascii="Times New Roman" w:hAnsi="Times New Roman"/>
          <w:sz w:val="24"/>
          <w:szCs w:val="24"/>
          <w:lang w:val="fr-FR"/>
        </w:rPr>
      </w:pPr>
      <w:r>
        <w:rPr>
          <w:rFonts w:ascii="Times New Roman" w:hAnsi="Times New Roman"/>
          <w:sz w:val="24"/>
          <w:szCs w:val="24"/>
          <w:lang w:val="fr-FR"/>
        </w:rPr>
        <w:t>• Tmax : temps correspondant à Cmax</w:t>
      </w:r>
    </w:p>
    <w:p w14:paraId="1E550005" w14:textId="1E550005" w:rsidR="006573EB" w:rsidRPr="006D414D" w:rsidRDefault="006573EB">
      <w:pPr>
        <w:spacing w:after="60"/>
        <w:ind w:left="283" w:hanging="227"/>
        <w:rPr>
          <w:rFonts w:ascii="Times New Roman" w:hAnsi="Times New Roman"/>
          <w:sz w:val="24"/>
          <w:szCs w:val="24"/>
          <w:lang w:val="fr-FR"/>
        </w:rPr>
      </w:pPr>
      <w:r>
        <w:rPr>
          <w:rFonts w:ascii="Times New Roman" w:hAnsi="Times New Roman"/>
          <w:sz w:val="24"/>
          <w:szCs w:val="24"/>
          <w:lang w:val="fr-FR"/>
        </w:rPr>
        <w:t xml:space="preserve">• </w:t>
      </w:r>
      <w:proofErr w:type="spellStart"/>
      <w:r>
        <w:rPr>
          <w:rFonts w:ascii="Times New Roman" w:hAnsi="Times New Roman"/>
          <w:sz w:val="24"/>
          <w:szCs w:val="24"/>
          <w:lang w:val="fr-FR"/>
        </w:rPr>
        <w:t>AUClast</w:t>
      </w:r>
      <w:proofErr w:type="spellEnd"/>
      <w:r>
        <w:rPr>
          <w:rFonts w:ascii="Times New Roman" w:hAnsi="Times New Roman"/>
          <w:sz w:val="24"/>
          <w:szCs w:val="24"/>
          <w:lang w:val="fr-FR"/>
        </w:rPr>
        <w:t xml:space="preserve"> : intégrale par méthode des trapèzes linéaires jusqu'au dernier point quantifiable</w:t>
      </w:r>
    </w:p>
    <w:p w14:paraId="1E550006" w14:textId="1E550006" w:rsidR="006573EB" w:rsidRPr="006D414D" w:rsidRDefault="006573EB">
      <w:pPr>
        <w:spacing w:after="60"/>
        <w:ind w:left="283" w:hanging="227"/>
        <w:rPr>
          <w:rFonts w:ascii="Times New Roman" w:hAnsi="Times New Roman"/>
          <w:sz w:val="24"/>
          <w:szCs w:val="24"/>
          <w:lang w:val="fr-FR"/>
        </w:rPr>
      </w:pPr>
      <w:r>
        <w:rPr>
          <w:rFonts w:ascii="Times New Roman" w:hAnsi="Times New Roman"/>
          <w:sz w:val="24"/>
          <w:szCs w:val="24"/>
          <w:lang w:val="fr-FR"/>
        </w:rPr>
        <w:t xml:space="preserve">• </w:t>
      </w:r>
      <w:proofErr w:type="spellStart"/>
      <w:r>
        <w:rPr>
          <w:rFonts w:ascii="Times New Roman" w:hAnsi="Times New Roman"/>
          <w:sz w:val="24"/>
          <w:szCs w:val="24"/>
          <w:lang w:val="fr-FR"/>
        </w:rPr>
        <w:t>AUCinf</w:t>
      </w:r>
      <w:proofErr w:type="spellEnd"/>
      <w:r>
        <w:rPr>
          <w:rFonts w:ascii="Times New Roman" w:hAnsi="Times New Roman"/>
          <w:sz w:val="24"/>
          <w:szCs w:val="24"/>
          <w:lang w:val="fr-FR"/>
        </w:rPr>
        <w:t xml:space="preserve"> : extrapolation vers l'infini — </w:t>
      </w:r>
      <w:proofErr w:type="spellStart"/>
      <w:r>
        <w:rPr>
          <w:rFonts w:ascii="Times New Roman" w:hAnsi="Times New Roman"/>
          <w:sz w:val="24"/>
          <w:szCs w:val="24"/>
          <w:lang w:val="fr-FR"/>
        </w:rPr>
        <w:t>AUCinf</w:t>
      </w:r>
      <w:proofErr w:type="spellEnd"/>
      <w:r>
        <w:rPr>
          <w:rFonts w:ascii="Times New Roman" w:hAnsi="Times New Roman"/>
          <w:sz w:val="24"/>
          <w:szCs w:val="24"/>
          <w:lang w:val="fr-FR"/>
        </w:rPr>
        <w:t xml:space="preserve"> = </w:t>
      </w:r>
      <w:proofErr w:type="spellStart"/>
      <w:r>
        <w:rPr>
          <w:rFonts w:ascii="Times New Roman" w:hAnsi="Times New Roman"/>
          <w:sz w:val="24"/>
          <w:szCs w:val="24"/>
          <w:lang w:val="fr-FR"/>
        </w:rPr>
        <w:t>AUClast</w:t>
      </w:r>
      <w:proofErr w:type="spellEnd"/>
      <w:r>
        <w:rPr>
          <w:rFonts w:ascii="Times New Roman" w:hAnsi="Times New Roman"/>
          <w:sz w:val="24"/>
          <w:szCs w:val="24"/>
          <w:lang w:val="fr-FR"/>
        </w:rPr>
        <w:t xml:space="preserve"> + </w:t>
      </w:r>
      <w:proofErr w:type="spellStart"/>
      <w:r>
        <w:rPr>
          <w:rFonts w:ascii="Times New Roman" w:hAnsi="Times New Roman"/>
          <w:sz w:val="24"/>
          <w:szCs w:val="24"/>
          <w:lang w:val="fr-FR"/>
        </w:rPr>
        <w:t>Clast</w:t>
      </w:r>
      <w:proofErr w:type="spellEnd"/>
      <w:r>
        <w:rPr>
          <w:rFonts w:ascii="Times New Roman" w:hAnsi="Times New Roman"/>
          <w:sz w:val="24"/>
          <w:szCs w:val="24"/>
          <w:lang w:val="fr-FR"/>
        </w:rPr>
        <w:t>/β</w:t>
      </w:r>
    </w:p>
    <w:p w14:paraId="1E550007" w14:textId="546F2ABA" w:rsidR="006573EB" w:rsidRPr="006D414D" w:rsidRDefault="006573EB">
      <w:pPr>
        <w:spacing w:after="60"/>
        <w:ind w:left="283" w:hanging="227"/>
        <w:rPr>
          <w:rFonts w:ascii="Times New Roman" w:hAnsi="Times New Roman"/>
          <w:sz w:val="24"/>
          <w:szCs w:val="24"/>
          <w:lang w:val="fr-FR"/>
        </w:rPr>
      </w:pPr>
      <w:r>
        <w:rPr>
          <w:rFonts w:ascii="Times New Roman" w:hAnsi="Times New Roman"/>
          <w:sz w:val="24"/>
          <w:szCs w:val="24"/>
          <w:lang w:val="fr-FR"/>
        </w:rPr>
        <w:t xml:space="preserve">• t½β : demi-vie terminale, estimée sur la phase log-linéaire </w:t>
      </w:r>
      <w:del w:id="151" w:author="DEL FRARI Laurence" w:date="2026-06-08T11:52:00Z" w16du:dateUtc="2026-06-08T09:52:00Z">
        <w:r>
          <w:rPr>
            <w:rFonts w:ascii="Times New Roman" w:hAnsi="Times New Roman"/>
            <w:sz w:val="24"/>
            <w:szCs w:val="24"/>
            <w:lang w:val="fr-FR"/>
          </w:rPr>
          <w:delText>finale</w:delText>
        </w:r>
      </w:del>
      <w:ins w:id="152" w:author="DEL FRARI Laurence" w:date="2026-06-08T11:52:00Z" w16du:dateUtc="2026-06-08T09:52:00Z">
        <w:r w:rsidR="005777B7">
          <w:rPr>
            <w:rFonts w:ascii="Times New Roman" w:hAnsi="Times New Roman"/>
            <w:sz w:val="24"/>
            <w:szCs w:val="24"/>
            <w:lang w:val="fr-FR"/>
          </w:rPr>
          <w:t>terminale</w:t>
        </w:r>
      </w:ins>
    </w:p>
    <w:p w14:paraId="1E550008" w14:textId="1E550008" w:rsidR="006573EB" w:rsidRPr="006D414D" w:rsidRDefault="006573EB">
      <w:pPr>
        <w:spacing w:after="60"/>
        <w:ind w:left="283" w:hanging="227"/>
        <w:rPr>
          <w:rFonts w:ascii="Times New Roman" w:hAnsi="Times New Roman"/>
          <w:sz w:val="24"/>
          <w:szCs w:val="24"/>
          <w:lang w:val="fr-FR"/>
        </w:rPr>
      </w:pPr>
      <w:r>
        <w:rPr>
          <w:rFonts w:ascii="Times New Roman" w:hAnsi="Times New Roman"/>
          <w:sz w:val="24"/>
          <w:szCs w:val="24"/>
          <w:lang w:val="fr-FR"/>
        </w:rPr>
        <w:t xml:space="preserve">• CL : CL = Dose / </w:t>
      </w:r>
      <w:commentRangeStart w:id="153"/>
      <w:proofErr w:type="spellStart"/>
      <w:r>
        <w:rPr>
          <w:rFonts w:ascii="Times New Roman" w:hAnsi="Times New Roman"/>
          <w:sz w:val="24"/>
          <w:szCs w:val="24"/>
          <w:lang w:val="fr-FR"/>
        </w:rPr>
        <w:t>AUCinf</w:t>
      </w:r>
      <w:commentRangeEnd w:id="153"/>
      <w:proofErr w:type="spellEnd"/>
      <w:r w:rsidR="00251AC5" w:rsidRPr="006D414D">
        <w:rPr>
          <w:rStyle w:val="CommentReference"/>
          <w:rFonts w:ascii="Times New Roman" w:hAnsi="Times New Roman"/>
          <w:sz w:val="24"/>
          <w:szCs w:val="24"/>
          <w:lang w:val="fr-FR"/>
        </w:rPr>
        <w:commentReference w:id="153"/>
      </w:r>
    </w:p>
    <w:p w14:paraId="0830D631" w14:textId="7D8CFA6A" w:rsidR="006573EB" w:rsidRDefault="00C2228B" w:rsidP="00A41DCE">
      <w:pPr>
        <w:pStyle w:val="Titre3"/>
        <w:rPr>
          <w:lang w:val="fr-FR"/>
        </w:rPr>
      </w:pPr>
      <w:bookmarkStart w:id="154" w:name="_Toc231291032"/>
      <w:r>
        <w:rPr>
          <w:lang w:val="fr-FR"/>
        </w:rPr>
        <w:lastRenderedPageBreak/>
        <w:t>2.3.1 Équations structurelles</w:t>
      </w:r>
      <w:bookmarkEnd w:id="154"/>
      <w:ins w:id="155" w:author="GUIGNARD Davy" w:date="2026-06-04T18:23:00Z" w16du:dateUtc="2026-06-04T16:23:00Z">
        <w:r w:rsidR="0005146F">
          <w:rPr>
            <w:lang w:val="fr-FR"/>
          </w:rPr>
          <w:t xml:space="preserve"> du modèle compartimental</w:t>
        </w:r>
      </w:ins>
    </w:p>
    <w:p w14:paraId="5495DAE2" w14:textId="77777777" w:rsidR="00A95C25" w:rsidRPr="006D414D" w:rsidRDefault="00F72638" w:rsidP="00A95C25">
      <w:pPr>
        <w:spacing w:before="160" w:after="80"/>
        <w:rPr>
          <w:rFonts w:ascii="Cambria Math" w:hAnsi="Cambria Math"/>
          <w:sz w:val="24"/>
          <w:szCs w:val="24"/>
          <w:lang w:val="fr-FR"/>
          <w:oMath/>
        </w:rPr>
      </w:pPr>
      <m:oMathPara>
        <m:oMath>
          <m:f>
            <m:fPr>
              <m:ctrlPr>
                <w:rPr>
                  <w:rFonts w:ascii="Cambria Math" w:hAnsi="Cambria Math"/>
                  <w:i/>
                  <w:sz w:val="24"/>
                  <w:szCs w:val="24"/>
                  <w:lang w:val="fr-FR"/>
                </w:rPr>
              </m:ctrlPr>
            </m:fPr>
            <m:num>
              <m:r>
                <w:rPr>
                  <w:rFonts w:ascii="Cambria Math" w:hAnsi="Cambria Math"/>
                  <w:sz w:val="24"/>
                  <w:szCs w:val="24"/>
                  <w:lang w:val="fr-FR"/>
                </w:rPr>
                <m:t>dA1</m:t>
              </m:r>
            </m:num>
            <m:den>
              <m:r>
                <w:rPr>
                  <w:rFonts w:ascii="Cambria Math" w:hAnsi="Cambria Math"/>
                  <w:sz w:val="24"/>
                  <w:szCs w:val="24"/>
                  <w:lang w:val="fr-FR"/>
                </w:rPr>
                <m:t>dt</m:t>
              </m:r>
            </m:den>
          </m:f>
          <m:r>
            <w:rPr>
              <w:rFonts w:ascii="Cambria Math" w:hAnsi="Cambria Math"/>
              <w:sz w:val="24"/>
              <w:szCs w:val="24"/>
              <w:lang w:val="fr-FR"/>
            </w:rPr>
            <m:t xml:space="preserve"> = -</m:t>
          </m:r>
          <m:d>
            <m:dPr>
              <m:ctrlPr>
                <w:rPr>
                  <w:rFonts w:ascii="Cambria Math" w:hAnsi="Cambria Math"/>
                  <w:i/>
                  <w:sz w:val="24"/>
                  <w:szCs w:val="24"/>
                  <w:lang w:val="fr-FR"/>
                </w:rPr>
              </m:ctrlPr>
            </m:dPr>
            <m:e>
              <m:f>
                <m:fPr>
                  <m:ctrlPr>
                    <w:rPr>
                      <w:rFonts w:ascii="Cambria Math" w:hAnsi="Cambria Math"/>
                      <w:i/>
                      <w:sz w:val="24"/>
                      <w:szCs w:val="24"/>
                      <w:lang w:val="fr-FR"/>
                    </w:rPr>
                  </m:ctrlPr>
                </m:fPr>
                <m:num>
                  <m:r>
                    <w:rPr>
                      <w:rFonts w:ascii="Cambria Math" w:hAnsi="Cambria Math"/>
                      <w:sz w:val="24"/>
                      <w:szCs w:val="24"/>
                      <w:lang w:val="fr-FR"/>
                    </w:rPr>
                    <m:t>CL</m:t>
                  </m:r>
                </m:num>
                <m:den>
                  <m:r>
                    <w:rPr>
                      <w:rFonts w:ascii="Cambria Math" w:hAnsi="Cambria Math"/>
                      <w:sz w:val="24"/>
                      <w:szCs w:val="24"/>
                      <w:lang w:val="fr-FR"/>
                    </w:rPr>
                    <m:t>V1</m:t>
                  </m:r>
                </m:den>
              </m:f>
              <m:r>
                <w:rPr>
                  <w:rFonts w:ascii="Cambria Math" w:hAnsi="Cambria Math"/>
                  <w:sz w:val="24"/>
                  <w:szCs w:val="24"/>
                  <w:lang w:val="fr-FR"/>
                </w:rPr>
                <m:t>+</m:t>
              </m:r>
              <m:f>
                <m:fPr>
                  <m:ctrlPr>
                    <w:rPr>
                      <w:rFonts w:ascii="Cambria Math" w:hAnsi="Cambria Math"/>
                      <w:i/>
                      <w:sz w:val="24"/>
                      <w:szCs w:val="24"/>
                      <w:lang w:val="fr-FR"/>
                    </w:rPr>
                  </m:ctrlPr>
                </m:fPr>
                <m:num>
                  <m:r>
                    <w:rPr>
                      <w:rFonts w:ascii="Cambria Math" w:hAnsi="Cambria Math"/>
                      <w:sz w:val="24"/>
                      <w:szCs w:val="24"/>
                      <w:lang w:val="fr-FR"/>
                    </w:rPr>
                    <m:t>Q</m:t>
                  </m:r>
                </m:num>
                <m:den>
                  <m:r>
                    <w:rPr>
                      <w:rFonts w:ascii="Cambria Math" w:hAnsi="Cambria Math"/>
                      <w:sz w:val="24"/>
                      <w:szCs w:val="24"/>
                      <w:lang w:val="fr-FR"/>
                    </w:rPr>
                    <m:t>V1</m:t>
                  </m:r>
                </m:den>
              </m:f>
            </m:e>
          </m:d>
          <m:r>
            <w:rPr>
              <w:rFonts w:ascii="Cambria Math" w:hAnsi="Cambria Math"/>
              <w:sz w:val="24"/>
              <w:szCs w:val="24"/>
              <w:lang w:val="fr-FR"/>
            </w:rPr>
            <m:t xml:space="preserve"> × A1 + </m:t>
          </m:r>
          <m:d>
            <m:dPr>
              <m:ctrlPr>
                <w:rPr>
                  <w:rFonts w:ascii="Cambria Math" w:hAnsi="Cambria Math"/>
                  <w:i/>
                  <w:sz w:val="24"/>
                  <w:szCs w:val="24"/>
                  <w:lang w:val="fr-FR"/>
                </w:rPr>
              </m:ctrlPr>
            </m:dPr>
            <m:e>
              <m:f>
                <m:fPr>
                  <m:ctrlPr>
                    <w:rPr>
                      <w:rFonts w:ascii="Cambria Math" w:hAnsi="Cambria Math"/>
                      <w:i/>
                      <w:sz w:val="24"/>
                      <w:szCs w:val="24"/>
                      <w:lang w:val="fr-FR"/>
                    </w:rPr>
                  </m:ctrlPr>
                </m:fPr>
                <m:num>
                  <m:r>
                    <w:rPr>
                      <w:rFonts w:ascii="Cambria Math" w:hAnsi="Cambria Math"/>
                      <w:sz w:val="24"/>
                      <w:szCs w:val="24"/>
                      <w:lang w:val="fr-FR"/>
                    </w:rPr>
                    <m:t>Q</m:t>
                  </m:r>
                </m:num>
                <m:den>
                  <m:r>
                    <w:rPr>
                      <w:rFonts w:ascii="Cambria Math" w:hAnsi="Cambria Math"/>
                      <w:sz w:val="24"/>
                      <w:szCs w:val="24"/>
                      <w:lang w:val="fr-FR"/>
                    </w:rPr>
                    <m:t>V2</m:t>
                  </m:r>
                </m:den>
              </m:f>
            </m:e>
          </m:d>
          <m:r>
            <w:rPr>
              <w:rFonts w:ascii="Cambria Math" w:hAnsi="Cambria Math"/>
              <w:sz w:val="24"/>
              <w:szCs w:val="24"/>
              <w:lang w:val="fr-FR"/>
            </w:rPr>
            <m:t xml:space="preserve"> × A2  [compartiment central]</m:t>
          </m:r>
        </m:oMath>
      </m:oMathPara>
    </w:p>
    <w:p w14:paraId="13FAFC14" w14:textId="77777777" w:rsidR="00A95C25" w:rsidRPr="006D414D" w:rsidRDefault="00F72638" w:rsidP="00A95C25">
      <w:pPr>
        <w:spacing w:before="160" w:after="80"/>
        <w:rPr>
          <w:rFonts w:ascii="Cambria Math" w:hAnsi="Cambria Math"/>
          <w:sz w:val="24"/>
          <w:szCs w:val="24"/>
          <w:lang w:val="fr-FR"/>
          <w:oMath/>
        </w:rPr>
      </w:pPr>
      <m:oMathPara>
        <m:oMath>
          <m:f>
            <m:fPr>
              <m:ctrlPr>
                <w:rPr>
                  <w:rFonts w:ascii="Cambria Math" w:hAnsi="Cambria Math"/>
                  <w:i/>
                  <w:sz w:val="24"/>
                  <w:szCs w:val="24"/>
                  <w:lang w:val="fr-FR"/>
                </w:rPr>
              </m:ctrlPr>
            </m:fPr>
            <m:num>
              <m:r>
                <w:rPr>
                  <w:rFonts w:ascii="Cambria Math" w:hAnsi="Cambria Math"/>
                  <w:sz w:val="24"/>
                  <w:szCs w:val="24"/>
                  <w:lang w:val="fr-FR"/>
                </w:rPr>
                <m:t>dA2</m:t>
              </m:r>
            </m:num>
            <m:den>
              <m:r>
                <w:rPr>
                  <w:rFonts w:ascii="Cambria Math" w:hAnsi="Cambria Math"/>
                  <w:sz w:val="24"/>
                  <w:szCs w:val="24"/>
                  <w:lang w:val="fr-FR"/>
                </w:rPr>
                <m:t>dt</m:t>
              </m:r>
            </m:den>
          </m:f>
          <m:r>
            <w:rPr>
              <w:rFonts w:ascii="Cambria Math" w:hAnsi="Cambria Math"/>
              <w:sz w:val="24"/>
              <w:szCs w:val="24"/>
              <w:lang w:val="fr-FR"/>
            </w:rPr>
            <m:t xml:space="preserve"> = </m:t>
          </m:r>
          <m:d>
            <m:dPr>
              <m:ctrlPr>
                <w:rPr>
                  <w:rFonts w:ascii="Cambria Math" w:hAnsi="Cambria Math"/>
                  <w:i/>
                  <w:sz w:val="24"/>
                  <w:szCs w:val="24"/>
                  <w:lang w:val="fr-FR"/>
                </w:rPr>
              </m:ctrlPr>
            </m:dPr>
            <m:e>
              <m:f>
                <m:fPr>
                  <m:ctrlPr>
                    <w:rPr>
                      <w:rFonts w:ascii="Cambria Math" w:hAnsi="Cambria Math"/>
                      <w:i/>
                      <w:sz w:val="24"/>
                      <w:szCs w:val="24"/>
                      <w:lang w:val="fr-FR"/>
                    </w:rPr>
                  </m:ctrlPr>
                </m:fPr>
                <m:num>
                  <m:r>
                    <w:rPr>
                      <w:rFonts w:ascii="Cambria Math" w:hAnsi="Cambria Math"/>
                      <w:sz w:val="24"/>
                      <w:szCs w:val="24"/>
                      <w:lang w:val="fr-FR"/>
                    </w:rPr>
                    <m:t>Q</m:t>
                  </m:r>
                </m:num>
                <m:den>
                  <m:r>
                    <w:rPr>
                      <w:rFonts w:ascii="Cambria Math" w:hAnsi="Cambria Math"/>
                      <w:sz w:val="24"/>
                      <w:szCs w:val="24"/>
                      <w:lang w:val="fr-FR"/>
                    </w:rPr>
                    <m:t>V1</m:t>
                  </m:r>
                </m:den>
              </m:f>
            </m:e>
          </m:d>
          <m:r>
            <w:rPr>
              <w:rFonts w:ascii="Cambria Math" w:hAnsi="Cambria Math"/>
              <w:sz w:val="24"/>
              <w:szCs w:val="24"/>
              <w:lang w:val="fr-FR"/>
            </w:rPr>
            <m:t xml:space="preserve"> × A1 - (</m:t>
          </m:r>
          <m:f>
            <m:fPr>
              <m:ctrlPr>
                <w:rPr>
                  <w:rFonts w:ascii="Cambria Math" w:hAnsi="Cambria Math"/>
                  <w:i/>
                  <w:sz w:val="24"/>
                  <w:szCs w:val="24"/>
                  <w:lang w:val="fr-FR"/>
                </w:rPr>
              </m:ctrlPr>
            </m:fPr>
            <m:num>
              <m:r>
                <w:rPr>
                  <w:rFonts w:ascii="Cambria Math" w:hAnsi="Cambria Math"/>
                  <w:sz w:val="24"/>
                  <w:szCs w:val="24"/>
                  <w:lang w:val="fr-FR"/>
                </w:rPr>
                <m:t>Q</m:t>
              </m:r>
            </m:num>
            <m:den>
              <m:r>
                <w:rPr>
                  <w:rFonts w:ascii="Cambria Math" w:hAnsi="Cambria Math"/>
                  <w:sz w:val="24"/>
                  <w:szCs w:val="24"/>
                  <w:lang w:val="fr-FR"/>
                </w:rPr>
                <m:t>V2</m:t>
              </m:r>
            </m:den>
          </m:f>
          <m:r>
            <w:rPr>
              <w:rFonts w:ascii="Cambria Math" w:hAnsi="Cambria Math"/>
              <w:sz w:val="24"/>
              <w:szCs w:val="24"/>
              <w:lang w:val="fr-FR"/>
            </w:rPr>
            <m:t>) × A2              [compartiment périphérique]</m:t>
          </m:r>
        </m:oMath>
      </m:oMathPara>
    </w:p>
    <w:p w14:paraId="1EA534EE" w14:textId="77777777" w:rsidR="00A95C25" w:rsidRPr="006D414D" w:rsidRDefault="00A95C25" w:rsidP="00A95C25">
      <w:pPr>
        <w:spacing w:before="160" w:after="80"/>
        <w:rPr>
          <w:sz w:val="24"/>
          <w:szCs w:val="24"/>
          <w:lang w:val="fr-FR"/>
        </w:rPr>
      </w:pPr>
      <m:oMathPara>
        <m:oMath>
          <m:r>
            <w:rPr>
              <w:rFonts w:ascii="Cambria Math" w:hAnsi="Cambria Math"/>
              <w:sz w:val="24"/>
              <w:szCs w:val="24"/>
              <w:lang w:val="fr-FR"/>
            </w:rPr>
            <m:t xml:space="preserve">C1 = </m:t>
          </m:r>
          <m:f>
            <m:fPr>
              <m:ctrlPr>
                <w:rPr>
                  <w:rFonts w:ascii="Cambria Math" w:hAnsi="Cambria Math"/>
                  <w:i/>
                  <w:sz w:val="24"/>
                  <w:szCs w:val="24"/>
                  <w:lang w:val="fr-FR"/>
                </w:rPr>
              </m:ctrlPr>
            </m:fPr>
            <m:num>
              <m:r>
                <w:rPr>
                  <w:rFonts w:ascii="Cambria Math" w:hAnsi="Cambria Math"/>
                  <w:sz w:val="24"/>
                  <w:szCs w:val="24"/>
                  <w:lang w:val="fr-FR"/>
                </w:rPr>
                <m:t>A1</m:t>
              </m:r>
            </m:num>
            <m:den>
              <m:r>
                <w:rPr>
                  <w:rFonts w:ascii="Cambria Math" w:hAnsi="Cambria Math"/>
                  <w:sz w:val="24"/>
                  <w:szCs w:val="24"/>
                  <w:lang w:val="fr-FR"/>
                </w:rPr>
                <m:t>V1</m:t>
              </m:r>
            </m:den>
          </m:f>
          <m:r>
            <w:rPr>
              <w:rFonts w:ascii="Cambria Math" w:hAnsi="Cambria Math"/>
              <w:sz w:val="24"/>
              <w:szCs w:val="24"/>
              <w:lang w:val="fr-FR"/>
            </w:rPr>
            <m:t xml:space="preserve">   [concentration centrale, ng/mL ou µg/mL]</m:t>
          </m:r>
        </m:oMath>
      </m:oMathPara>
    </w:p>
    <w:p w14:paraId="703AFB0C" w14:textId="70E83CC4" w:rsidR="00F00672" w:rsidRPr="00D4201B" w:rsidRDefault="00C2228B" w:rsidP="00F00672">
      <w:pPr>
        <w:spacing w:after="120"/>
        <w:ind w:firstLine="567"/>
        <w:jc w:val="both"/>
        <w:rPr>
          <w:rFonts w:ascii="Times New Roman" w:hAnsi="Times New Roman" w:cs="Times New Roman"/>
          <w:sz w:val="24"/>
          <w:szCs w:val="24"/>
          <w:lang w:val="fr-FR"/>
        </w:rPr>
      </w:pPr>
      <w:r>
        <w:rPr>
          <w:rFonts w:ascii="Times New Roman" w:hAnsi="Times New Roman"/>
          <w:sz w:val="24"/>
          <w:szCs w:val="24"/>
          <w:lang w:val="fr-FR"/>
        </w:rPr>
        <w:t xml:space="preserve">Les paramètres structurels sont : CL (clairance), V1 (volume central), Q (clairance </w:t>
      </w:r>
      <w:proofErr w:type="spellStart"/>
      <w:r>
        <w:rPr>
          <w:rFonts w:ascii="Times New Roman" w:hAnsi="Times New Roman"/>
          <w:sz w:val="24"/>
          <w:szCs w:val="24"/>
          <w:lang w:val="fr-FR"/>
        </w:rPr>
        <w:t>intercompartimentale</w:t>
      </w:r>
      <w:proofErr w:type="spellEnd"/>
      <w:r>
        <w:rPr>
          <w:rFonts w:ascii="Times New Roman" w:hAnsi="Times New Roman"/>
          <w:sz w:val="24"/>
          <w:szCs w:val="24"/>
          <w:lang w:val="fr-FR"/>
        </w:rPr>
        <w:t>), V2 (volume périphérique).</w:t>
      </w:r>
      <w:r>
        <w:rPr>
          <w:rFonts w:ascii="Segoe UI" w:eastAsia="Times New Roman" w:hAnsi="Segoe UI" w:cs="Segoe UI"/>
          <w:color w:val="0A0A0A"/>
          <w:sz w:val="21"/>
          <w:szCs w:val="21"/>
          <w:lang w:val="fr-FR" w:eastAsia="fr-FR"/>
        </w:rPr>
        <w:t xml:space="preserve"> </w:t>
      </w:r>
      <w:r>
        <w:rPr>
          <w:rFonts w:ascii="Times New Roman" w:hAnsi="Times New Roman" w:cs="Times New Roman"/>
          <w:sz w:val="24"/>
          <w:szCs w:val="24"/>
          <w:lang w:val="fr-FR"/>
        </w:rPr>
        <w:t>La concentration plasmatique décline selon une loi bi-exponentielle :</w:t>
      </w:r>
    </w:p>
    <w:p w14:paraId="21BDFAD1" w14:textId="5A6BF179" w:rsidR="00F00672" w:rsidRPr="00F00672" w:rsidRDefault="00F00672" w:rsidP="00F00672">
      <w:pPr>
        <w:spacing w:after="120"/>
        <w:ind w:firstLine="567"/>
        <w:jc w:val="both"/>
        <w:rPr>
          <w:rFonts w:ascii="Times New Roman" w:hAnsi="Times New Roman" w:cs="Times New Roman"/>
          <w:sz w:val="24"/>
          <w:szCs w:val="24"/>
          <w:lang w:val="fr-FR"/>
        </w:rPr>
      </w:pPr>
      <w:commentRangeStart w:id="156"/>
      <m:oMath>
        <m:r>
          <w:rPr>
            <w:rFonts w:ascii="Cambria Math" w:hAnsi="Cambria Math" w:cs="Times New Roman"/>
            <w:sz w:val="24"/>
            <w:szCs w:val="24"/>
            <w:lang w:val="fr-FR"/>
          </w:rPr>
          <m:t>C(t) = A·e^(-αt) + B·e^(-βt) avec α &gt; β &gt; 0</m:t>
        </m:r>
      </m:oMath>
      <w:commentRangeEnd w:id="156"/>
      <w:r w:rsidR="00472C3C" w:rsidRPr="00F00672">
        <w:rPr>
          <w:rStyle w:val="CommentReference"/>
          <w:rFonts w:ascii="Times New Roman" w:hAnsi="Times New Roman" w:cs="Times New Roman"/>
          <w:sz w:val="24"/>
          <w:szCs w:val="24"/>
          <w:lang w:val="fr-FR"/>
        </w:rPr>
        <w:commentReference w:id="156"/>
      </w:r>
    </w:p>
    <w:p w14:paraId="104BD65B" w14:textId="77777777" w:rsidR="00F00672" w:rsidRPr="00F00672" w:rsidRDefault="00F00672" w:rsidP="00F00672">
      <w:pPr>
        <w:spacing w:after="120"/>
        <w:ind w:firstLine="567"/>
        <w:jc w:val="both"/>
        <w:rPr>
          <w:rFonts w:ascii="Times New Roman" w:hAnsi="Times New Roman" w:cs="Times New Roman"/>
          <w:sz w:val="24"/>
          <w:szCs w:val="24"/>
          <w:lang w:val="fr-FR"/>
        </w:rPr>
      </w:pPr>
      <w:proofErr w:type="gramStart"/>
      <w:r>
        <w:rPr>
          <w:rFonts w:ascii="Times New Roman" w:hAnsi="Times New Roman" w:cs="Times New Roman"/>
          <w:sz w:val="24"/>
          <w:szCs w:val="24"/>
          <w:lang w:val="fr-FR"/>
        </w:rPr>
        <w:t>où</w:t>
      </w:r>
      <w:proofErr w:type="gramEnd"/>
      <w:r>
        <w:rPr>
          <w:rFonts w:ascii="Times New Roman" w:hAnsi="Times New Roman" w:cs="Times New Roman"/>
          <w:sz w:val="24"/>
          <w:szCs w:val="24"/>
          <w:lang w:val="fr-FR"/>
        </w:rPr>
        <w:t xml:space="preserve"> α est la constante de distribution (phase rapide) et β la constante d'élimination terminale (phase lente). La demi-vie terminale est :</w:t>
      </w:r>
    </w:p>
    <w:p w14:paraId="486B1DE6" w14:textId="6AB4E8BB" w:rsidR="00F00672" w:rsidRPr="00F00672" w:rsidRDefault="00F00672" w:rsidP="00F00672">
      <w:pPr>
        <w:spacing w:after="120"/>
        <w:ind w:firstLine="567"/>
        <w:jc w:val="both"/>
        <w:rPr>
          <w:rFonts w:ascii="Times New Roman" w:hAnsi="Times New Roman" w:cs="Times New Roman"/>
          <w:sz w:val="24"/>
          <w:szCs w:val="24"/>
          <w:lang w:val="fr-FR"/>
        </w:rPr>
      </w:pPr>
      <m:oMathPara>
        <m:oMath>
          <m:r>
            <w:rPr>
              <w:rFonts w:ascii="Cambria Math" w:hAnsi="Cambria Math" w:cs="Times New Roman"/>
              <w:sz w:val="24"/>
              <w:szCs w:val="24"/>
              <w:lang w:val="fr-FR"/>
            </w:rPr>
            <m:t>t½β =</m:t>
          </m:r>
          <m:f>
            <m:fPr>
              <m:ctrlPr>
                <w:rPr>
                  <w:rFonts w:ascii="Cambria Math" w:hAnsi="Cambria Math" w:cs="Times New Roman"/>
                  <w:i/>
                  <w:sz w:val="24"/>
                  <w:szCs w:val="24"/>
                  <w:lang w:val="fr-FR"/>
                </w:rPr>
              </m:ctrlPr>
            </m:fPr>
            <m:num>
              <m:r>
                <w:rPr>
                  <w:rFonts w:ascii="Cambria Math" w:hAnsi="Cambria Math" w:cs="Times New Roman"/>
                  <w:sz w:val="24"/>
                  <w:szCs w:val="24"/>
                  <w:lang w:val="fr-FR"/>
                </w:rPr>
                <m:t>ln</m:t>
              </m:r>
              <m:d>
                <m:dPr>
                  <m:ctrlPr>
                    <w:rPr>
                      <w:rFonts w:ascii="Cambria Math" w:hAnsi="Cambria Math" w:cs="Times New Roman"/>
                      <w:i/>
                      <w:sz w:val="24"/>
                      <w:szCs w:val="24"/>
                      <w:lang w:val="fr-FR"/>
                    </w:rPr>
                  </m:ctrlPr>
                </m:dPr>
                <m:e>
                  <m:r>
                    <w:rPr>
                      <w:rFonts w:ascii="Cambria Math" w:hAnsi="Cambria Math" w:cs="Times New Roman"/>
                      <w:sz w:val="24"/>
                      <w:szCs w:val="24"/>
                      <w:lang w:val="fr-FR"/>
                    </w:rPr>
                    <m:t>2</m:t>
                  </m:r>
                </m:e>
              </m:d>
            </m:num>
            <m:den>
              <m:r>
                <w:rPr>
                  <w:rFonts w:ascii="Cambria Math" w:hAnsi="Cambria Math" w:cs="Times New Roman"/>
                  <w:sz w:val="24"/>
                  <w:szCs w:val="24"/>
                  <w:lang w:val="fr-FR"/>
                </w:rPr>
                <m:t>β</m:t>
              </m:r>
            </m:den>
          </m:f>
        </m:oMath>
      </m:oMathPara>
    </w:p>
    <w:p w14:paraId="7C9EE660" w14:textId="385ED2A5" w:rsidR="00FA79FA" w:rsidRPr="006D414D" w:rsidRDefault="00FA79FA" w:rsidP="00F00672">
      <w:pPr>
        <w:spacing w:after="120"/>
        <w:ind w:firstLine="567"/>
        <w:jc w:val="both"/>
        <w:rPr>
          <w:sz w:val="24"/>
          <w:szCs w:val="24"/>
          <w:lang w:val="fr-FR"/>
        </w:rPr>
      </w:pPr>
    </w:p>
    <w:p w14:paraId="76F8DABF" w14:textId="77777777" w:rsidR="006573EB" w:rsidRPr="00463A58" w:rsidRDefault="00C2228B" w:rsidP="00A41DCE">
      <w:pPr>
        <w:pStyle w:val="Titre3"/>
        <w:rPr>
          <w:lang w:val="fr-FR"/>
        </w:rPr>
      </w:pPr>
      <w:bookmarkStart w:id="157" w:name="_Toc231291033"/>
      <w:r>
        <w:rPr>
          <w:lang w:val="fr-FR"/>
        </w:rPr>
        <w:t>2.3.2 Ajustement individuel par optimisation</w:t>
      </w:r>
      <w:bookmarkEnd w:id="157"/>
    </w:p>
    <w:p w14:paraId="4467C3DA" w14:textId="6B722ABA" w:rsidR="007E1495" w:rsidRPr="007E1495" w:rsidRDefault="007E1495" w:rsidP="007E1495">
      <w:pPr>
        <w:spacing w:after="120"/>
        <w:ind w:firstLine="567"/>
        <w:jc w:val="both"/>
        <w:rPr>
          <w:rFonts w:ascii="Times New Roman" w:hAnsi="Times New Roman"/>
          <w:sz w:val="24"/>
          <w:szCs w:val="24"/>
          <w:lang w:val="fr-FR"/>
        </w:rPr>
      </w:pPr>
      <w:r>
        <w:rPr>
          <w:rFonts w:ascii="Times New Roman" w:hAnsi="Times New Roman"/>
          <w:sz w:val="24"/>
          <w:szCs w:val="24"/>
          <w:lang w:val="fr-FR"/>
        </w:rPr>
        <w:t xml:space="preserve">Pour chaque animal ou patient disposant de données de concentration temporelle, les quatre paramètres PK (CL, V1, Q, V2) sont estimés individuellement par minimisation d'une fonction </w:t>
      </w:r>
      <w:del w:id="158" w:author="GUIGNARD Davy" w:date="2026-06-08T10:56:00Z" w16du:dateUtc="2026-06-08T08:56:00Z">
        <w:r w:rsidDel="00E440F5">
          <w:rPr>
            <w:rFonts w:ascii="Times New Roman" w:hAnsi="Times New Roman"/>
            <w:sz w:val="24"/>
            <w:szCs w:val="24"/>
            <w:lang w:val="fr-FR"/>
          </w:rPr>
          <w:delText xml:space="preserve">objectif </w:delText>
        </w:r>
      </w:del>
      <w:ins w:id="159" w:author="GUIGNARD Davy" w:date="2026-06-08T10:56:00Z" w16du:dateUtc="2026-06-08T08:56:00Z">
        <w:r w:rsidR="00E440F5">
          <w:rPr>
            <w:rFonts w:ascii="Times New Roman" w:hAnsi="Times New Roman"/>
            <w:sz w:val="24"/>
            <w:szCs w:val="24"/>
            <w:lang w:val="fr-FR"/>
          </w:rPr>
          <w:t xml:space="preserve">objective </w:t>
        </w:r>
      </w:ins>
      <w:r>
        <w:rPr>
          <w:rFonts w:ascii="Times New Roman" w:hAnsi="Times New Roman"/>
          <w:sz w:val="24"/>
          <w:szCs w:val="24"/>
          <w:lang w:val="fr-FR"/>
        </w:rPr>
        <w:t xml:space="preserve">sur l'échelle logarithmique, via l'algorithme de </w:t>
      </w:r>
      <w:proofErr w:type="spellStart"/>
      <w:r>
        <w:rPr>
          <w:rFonts w:ascii="Times New Roman" w:hAnsi="Times New Roman"/>
          <w:sz w:val="24"/>
          <w:szCs w:val="24"/>
          <w:lang w:val="fr-FR"/>
        </w:rPr>
        <w:t>Nelder</w:t>
      </w:r>
      <w:proofErr w:type="spellEnd"/>
      <w:r>
        <w:rPr>
          <w:rFonts w:ascii="Times New Roman" w:hAnsi="Times New Roman"/>
          <w:sz w:val="24"/>
          <w:szCs w:val="24"/>
          <w:lang w:val="fr-FR"/>
        </w:rPr>
        <w:t>-Mead (méthode du simplexe).</w:t>
      </w:r>
    </w:p>
    <w:p w14:paraId="081B2A16" w14:textId="618302EA" w:rsidR="007E1495" w:rsidRPr="007E1495" w:rsidRDefault="007E1495" w:rsidP="007E1495">
      <w:pPr>
        <w:pStyle w:val="Titre4"/>
        <w:rPr>
          <w:lang w:val="fr-FR"/>
        </w:rPr>
      </w:pPr>
      <w:proofErr w:type="gramStart"/>
      <w:r>
        <w:rPr>
          <w:lang w:val="fr-FR"/>
        </w:rPr>
        <w:t>Fonction objectif</w:t>
      </w:r>
      <w:proofErr w:type="gramEnd"/>
    </w:p>
    <w:p w14:paraId="1077B1C5" w14:textId="35955D8A" w:rsidR="007E1495" w:rsidRDefault="007E1495" w:rsidP="007E1495">
      <w:pPr>
        <w:spacing w:after="120"/>
        <w:ind w:firstLine="567"/>
        <w:jc w:val="both"/>
        <w:rPr>
          <w:rFonts w:ascii="Times New Roman" w:hAnsi="Times New Roman"/>
          <w:sz w:val="24"/>
          <w:szCs w:val="24"/>
          <w:lang w:val="fr-FR"/>
        </w:rPr>
      </w:pPr>
      <w:r>
        <w:rPr>
          <w:rFonts w:ascii="Times New Roman" w:hAnsi="Times New Roman"/>
          <w:sz w:val="24"/>
          <w:szCs w:val="24"/>
          <w:lang w:val="fr-FR"/>
        </w:rPr>
        <w:t xml:space="preserve">La fonction objective minimisée est la somme </w:t>
      </w:r>
      <w:commentRangeStart w:id="160"/>
      <w:r>
        <w:rPr>
          <w:rFonts w:ascii="Times New Roman" w:hAnsi="Times New Roman"/>
          <w:sz w:val="24"/>
          <w:szCs w:val="24"/>
          <w:lang w:val="fr-FR"/>
        </w:rPr>
        <w:t xml:space="preserve">des résidus quadratiques (SSR) </w:t>
      </w:r>
      <w:commentRangeEnd w:id="160"/>
      <w:r w:rsidR="00E862C0">
        <w:rPr>
          <w:rStyle w:val="CommentReference"/>
          <w:rFonts w:ascii="Times New Roman" w:hAnsi="Times New Roman"/>
          <w:sz w:val="24"/>
          <w:szCs w:val="24"/>
          <w:lang w:val="fr-FR"/>
        </w:rPr>
        <w:commentReference w:id="160"/>
      </w:r>
      <w:r>
        <w:rPr>
          <w:rFonts w:ascii="Times New Roman" w:hAnsi="Times New Roman"/>
          <w:sz w:val="24"/>
          <w:szCs w:val="24"/>
          <w:lang w:val="fr-FR"/>
        </w:rPr>
        <w:t>calculée sur les logarithmes des concentrations :</w:t>
      </w:r>
    </w:p>
    <w:p w14:paraId="19C41730" w14:textId="7A31F1C6" w:rsidR="007E1495" w:rsidRPr="007E1495" w:rsidRDefault="007E1495" w:rsidP="007E1495">
      <w:pPr>
        <w:spacing w:after="120"/>
        <w:ind w:firstLine="567"/>
        <w:jc w:val="both"/>
        <w:rPr>
          <w:rFonts w:ascii="Times New Roman" w:hAnsi="Times New Roman"/>
          <w:sz w:val="24"/>
          <w:szCs w:val="24"/>
          <w:lang w:val="fr-FR"/>
        </w:rPr>
      </w:pPr>
      <m:oMathPara>
        <m:oMath>
          <m:r>
            <w:rPr>
              <w:rFonts w:ascii="Cambria Math" w:hAnsi="Cambria Math"/>
              <w:sz w:val="24"/>
              <w:szCs w:val="24"/>
              <w:lang w:val="fr-FR"/>
            </w:rPr>
            <m:t>SSR(θ) = Σᵢ [log</m:t>
          </m:r>
          <m:d>
            <m:dPr>
              <m:ctrlPr>
                <w:rPr>
                  <w:rFonts w:ascii="Cambria Math" w:hAnsi="Cambria Math"/>
                  <w:i/>
                  <w:sz w:val="24"/>
                  <w:szCs w:val="24"/>
                  <w:lang w:val="fr-FR"/>
                </w:rPr>
              </m:ctrlPr>
            </m:dPr>
            <m:e>
              <m:sSub>
                <m:sSubPr>
                  <m:ctrlPr>
                    <w:rPr>
                      <w:rFonts w:ascii="Cambria Math" w:hAnsi="Cambria Math"/>
                      <w:i/>
                      <w:sz w:val="24"/>
                      <w:szCs w:val="24"/>
                      <w:lang w:val="fr-FR"/>
                    </w:rPr>
                  </m:ctrlPr>
                </m:sSubPr>
                <m:e>
                  <m:r>
                    <w:rPr>
                      <w:rFonts w:ascii="Cambria Math" w:hAnsi="Cambria Math"/>
                      <w:sz w:val="24"/>
                      <w:szCs w:val="24"/>
                      <w:lang w:val="fr-FR"/>
                    </w:rPr>
                    <m:t>C</m:t>
                  </m:r>
                </m:e>
                <m:sub>
                  <m:r>
                    <w:rPr>
                      <w:rFonts w:ascii="Cambria Math" w:hAnsi="Cambria Math"/>
                      <w:sz w:val="24"/>
                      <w:szCs w:val="24"/>
                      <w:lang w:val="fr-FR"/>
                    </w:rPr>
                    <m:t>obs</m:t>
                  </m:r>
                </m:sub>
              </m:sSub>
              <m:r>
                <w:rPr>
                  <w:rFonts w:ascii="Cambria Math" w:hAnsi="Cambria Math"/>
                  <w:sz w:val="24"/>
                  <w:szCs w:val="24"/>
                  <w:lang w:val="fr-FR"/>
                </w:rPr>
                <m:t>,i</m:t>
              </m:r>
            </m:e>
          </m:d>
          <m:r>
            <w:rPr>
              <w:rFonts w:ascii="Cambria Math" w:hAnsi="Cambria Math"/>
              <w:sz w:val="24"/>
              <w:szCs w:val="24"/>
              <w:lang w:val="fr-FR"/>
            </w:rPr>
            <m:t>- log</m:t>
          </m:r>
          <m:d>
            <m:dPr>
              <m:endChr m:val="|"/>
              <m:ctrlPr>
                <w:rPr>
                  <w:rFonts w:ascii="Cambria Math" w:hAnsi="Cambria Math"/>
                  <w:i/>
                  <w:sz w:val="24"/>
                  <w:szCs w:val="24"/>
                  <w:lang w:val="fr-FR"/>
                </w:rPr>
              </m:ctrlPr>
            </m:dPr>
            <m:e>
              <m:sSub>
                <m:sSubPr>
                  <m:ctrlPr>
                    <w:rPr>
                      <w:rFonts w:ascii="Cambria Math" w:hAnsi="Cambria Math"/>
                      <w:i/>
                      <w:sz w:val="24"/>
                      <w:szCs w:val="24"/>
                      <w:lang w:val="fr-FR"/>
                    </w:rPr>
                  </m:ctrlPr>
                </m:sSubPr>
                <m:e>
                  <m:r>
                    <w:rPr>
                      <w:rFonts w:ascii="Cambria Math" w:hAnsi="Cambria Math"/>
                      <w:sz w:val="24"/>
                      <w:szCs w:val="24"/>
                      <w:lang w:val="fr-FR"/>
                    </w:rPr>
                    <m:t>C</m:t>
                  </m:r>
                </m:e>
                <m:sub>
                  <m:r>
                    <w:rPr>
                      <w:rFonts w:ascii="Cambria Math" w:hAnsi="Cambria Math"/>
                      <w:sz w:val="24"/>
                      <w:szCs w:val="24"/>
                      <w:lang w:val="fr-FR"/>
                    </w:rPr>
                    <m:t>pred</m:t>
                  </m:r>
                </m:sub>
              </m:sSub>
              <m:r>
                <w:rPr>
                  <w:rFonts w:ascii="Cambria Math" w:hAnsi="Cambria Math"/>
                  <w:sz w:val="24"/>
                  <w:szCs w:val="24"/>
                  <w:lang w:val="fr-FR"/>
                </w:rPr>
                <m:t xml:space="preserve">,i </m:t>
              </m:r>
            </m:e>
          </m:d>
          <m:r>
            <w:rPr>
              <w:rFonts w:ascii="Cambria Math" w:hAnsi="Cambria Math"/>
              <w:sz w:val="24"/>
              <w:szCs w:val="24"/>
              <w:lang w:val="fr-FR"/>
            </w:rPr>
            <m:t>θ)]²</m:t>
          </m:r>
        </m:oMath>
      </m:oMathPara>
    </w:p>
    <w:p w14:paraId="12BA3E45" w14:textId="7B53D7CF" w:rsidR="007E1495" w:rsidRPr="007E1495" w:rsidRDefault="007E1495" w:rsidP="007E1495">
      <w:pPr>
        <w:spacing w:after="120"/>
        <w:ind w:firstLine="567"/>
        <w:jc w:val="both"/>
        <w:rPr>
          <w:rFonts w:ascii="Times New Roman" w:hAnsi="Times New Roman"/>
          <w:sz w:val="24"/>
          <w:szCs w:val="24"/>
          <w:lang w:val="fr-FR"/>
        </w:rPr>
      </w:pPr>
      <w:proofErr w:type="gramStart"/>
      <w:r>
        <w:rPr>
          <w:rFonts w:ascii="Times New Roman" w:hAnsi="Times New Roman"/>
          <w:sz w:val="24"/>
          <w:szCs w:val="24"/>
          <w:lang w:val="fr-FR"/>
        </w:rPr>
        <w:t>où</w:t>
      </w:r>
      <w:proofErr w:type="gramEnd"/>
      <w:r>
        <w:rPr>
          <w:rFonts w:ascii="Times New Roman" w:hAnsi="Times New Roman"/>
          <w:sz w:val="24"/>
          <w:szCs w:val="24"/>
          <w:lang w:val="fr-FR"/>
        </w:rPr>
        <w:t xml:space="preserve"> θ = (CL, V1, Q, V2) est le vecteur de paramètres</w:t>
      </w:r>
      <m:oMath>
        <m:r>
          <w:rPr>
            <w:rFonts w:ascii="Cambria Math" w:hAnsi="Cambria Math"/>
            <w:sz w:val="24"/>
            <w:szCs w:val="24"/>
            <w:lang w:val="fr-FR"/>
          </w:rPr>
          <m:t xml:space="preserve">, </m:t>
        </m:r>
        <m:sSub>
          <m:sSubPr>
            <m:ctrlPr>
              <w:rPr>
                <w:rFonts w:ascii="Cambria Math" w:hAnsi="Cambria Math"/>
                <w:i/>
                <w:sz w:val="24"/>
                <w:szCs w:val="24"/>
                <w:lang w:val="fr-FR"/>
              </w:rPr>
            </m:ctrlPr>
          </m:sSubPr>
          <m:e>
            <m:r>
              <w:rPr>
                <w:rFonts w:ascii="Cambria Math" w:hAnsi="Cambria Math"/>
                <w:sz w:val="24"/>
                <w:szCs w:val="24"/>
                <w:lang w:val="fr-FR"/>
              </w:rPr>
              <m:t>C</m:t>
            </m:r>
          </m:e>
          <m:sub>
            <m:r>
              <w:rPr>
                <w:rFonts w:ascii="Cambria Math" w:hAnsi="Cambria Math"/>
                <w:sz w:val="24"/>
                <w:szCs w:val="24"/>
                <w:lang w:val="fr-FR"/>
              </w:rPr>
              <m:t>obs</m:t>
            </m:r>
          </m:sub>
        </m:sSub>
        <m:r>
          <w:rPr>
            <w:rFonts w:ascii="Cambria Math" w:hAnsi="Cambria Math"/>
            <w:sz w:val="24"/>
            <w:szCs w:val="24"/>
            <w:lang w:val="fr-FR"/>
          </w:rPr>
          <m:t>,i</m:t>
        </m:r>
      </m:oMath>
      <w:r>
        <w:rPr>
          <w:rFonts w:ascii="Times New Roman" w:hAnsi="Times New Roman"/>
          <w:sz w:val="24"/>
          <w:szCs w:val="24"/>
          <w:lang w:val="fr-FR"/>
        </w:rPr>
        <w:t xml:space="preserve"> la concentration observée au temps tᵢ, et </w:t>
      </w:r>
      <m:oMath>
        <m:sSub>
          <m:sSubPr>
            <m:ctrlPr>
              <w:rPr>
                <w:rFonts w:ascii="Cambria Math" w:hAnsi="Cambria Math"/>
                <w:i/>
                <w:sz w:val="24"/>
                <w:szCs w:val="24"/>
                <w:lang w:val="fr-FR"/>
              </w:rPr>
            </m:ctrlPr>
          </m:sSubPr>
          <m:e>
            <m:r>
              <w:rPr>
                <w:rFonts w:ascii="Cambria Math" w:hAnsi="Cambria Math"/>
                <w:sz w:val="24"/>
                <w:szCs w:val="24"/>
                <w:lang w:val="fr-FR"/>
              </w:rPr>
              <m:t>C</m:t>
            </m:r>
          </m:e>
          <m:sub>
            <m:r>
              <w:rPr>
                <w:rFonts w:ascii="Cambria Math" w:hAnsi="Cambria Math"/>
                <w:sz w:val="24"/>
                <w:szCs w:val="24"/>
                <w:lang w:val="fr-FR"/>
              </w:rPr>
              <m:t>pred</m:t>
            </m:r>
          </m:sub>
        </m:sSub>
        <m:r>
          <w:rPr>
            <w:rFonts w:ascii="Cambria Math" w:hAnsi="Cambria Math"/>
            <w:sz w:val="24"/>
            <w:szCs w:val="24"/>
            <w:lang w:val="fr-FR"/>
          </w:rPr>
          <m:t>,i</m:t>
        </m:r>
      </m:oMath>
      <w:r>
        <w:rPr>
          <w:rFonts w:ascii="Times New Roman" w:hAnsi="Times New Roman"/>
          <w:sz w:val="24"/>
          <w:szCs w:val="24"/>
          <w:lang w:val="fr-FR"/>
        </w:rPr>
        <w:t xml:space="preserve"> la concentration prédite par le modèle bi-exponentiel pour ces paramètres. Cette formulation sur l'échelle logarithmique est équivalente à supposer un modèle d'erreur résiduelle proportionnelle :</w:t>
      </w:r>
    </w:p>
    <w:p w14:paraId="130E66B6" w14:textId="158643C9" w:rsidR="007E1495" w:rsidRPr="007E1495" w:rsidRDefault="00F72638" w:rsidP="007E1495">
      <w:pPr>
        <w:spacing w:after="120"/>
        <w:ind w:firstLine="567"/>
        <w:jc w:val="both"/>
        <w:rPr>
          <w:rFonts w:ascii="Times New Roman" w:hAnsi="Times New Roman"/>
          <w:sz w:val="24"/>
          <w:szCs w:val="24"/>
          <w:lang w:val="fr-FR"/>
        </w:rPr>
      </w:pPr>
      <m:oMathPara>
        <m:oMath>
          <m:sSub>
            <m:sSubPr>
              <m:ctrlPr>
                <w:rPr>
                  <w:rFonts w:ascii="Cambria Math" w:hAnsi="Cambria Math"/>
                  <w:i/>
                  <w:sz w:val="24"/>
                  <w:szCs w:val="24"/>
                  <w:lang w:val="fr-FR"/>
                </w:rPr>
              </m:ctrlPr>
            </m:sSubPr>
            <m:e>
              <m:r>
                <w:rPr>
                  <w:rFonts w:ascii="Cambria Math" w:hAnsi="Cambria Math"/>
                  <w:sz w:val="24"/>
                  <w:szCs w:val="24"/>
                  <w:lang w:val="fr-FR"/>
                </w:rPr>
                <m:t>C</m:t>
              </m:r>
            </m:e>
            <m:sub>
              <m:r>
                <w:rPr>
                  <w:rFonts w:ascii="Cambria Math" w:hAnsi="Cambria Math"/>
                  <w:sz w:val="24"/>
                  <w:szCs w:val="24"/>
                  <w:lang w:val="fr-FR"/>
                </w:rPr>
                <m:t>obs</m:t>
              </m:r>
            </m:sub>
          </m:sSub>
          <m:r>
            <w:rPr>
              <w:rFonts w:ascii="Cambria Math" w:hAnsi="Cambria Math"/>
              <w:sz w:val="24"/>
              <w:szCs w:val="24"/>
              <w:lang w:val="fr-FR"/>
            </w:rPr>
            <m:t xml:space="preserve">,i = </m:t>
          </m:r>
          <m:sSub>
            <m:sSubPr>
              <m:ctrlPr>
                <w:rPr>
                  <w:rFonts w:ascii="Cambria Math" w:hAnsi="Cambria Math"/>
                  <w:i/>
                  <w:sz w:val="24"/>
                  <w:szCs w:val="24"/>
                  <w:lang w:val="fr-FR"/>
                </w:rPr>
              </m:ctrlPr>
            </m:sSubPr>
            <m:e>
              <m:r>
                <w:rPr>
                  <w:rFonts w:ascii="Cambria Math" w:hAnsi="Cambria Math"/>
                  <w:sz w:val="24"/>
                  <w:szCs w:val="24"/>
                  <w:lang w:val="fr-FR"/>
                </w:rPr>
                <m:t>C</m:t>
              </m:r>
            </m:e>
            <m:sub>
              <m:r>
                <w:rPr>
                  <w:rFonts w:ascii="Cambria Math" w:hAnsi="Cambria Math"/>
                  <w:sz w:val="24"/>
                  <w:szCs w:val="24"/>
                  <w:lang w:val="fr-FR"/>
                </w:rPr>
                <m:t>pred</m:t>
              </m:r>
            </m:sub>
          </m:sSub>
          <m:r>
            <w:rPr>
              <w:rFonts w:ascii="Cambria Math" w:hAnsi="Cambria Math"/>
              <w:sz w:val="24"/>
              <w:szCs w:val="24"/>
              <w:lang w:val="fr-FR"/>
            </w:rPr>
            <m:t>,i × exp</m:t>
          </m:r>
          <m:d>
            <m:dPr>
              <m:ctrlPr>
                <w:rPr>
                  <w:rFonts w:ascii="Cambria Math" w:hAnsi="Cambria Math"/>
                  <w:i/>
                  <w:sz w:val="24"/>
                  <w:szCs w:val="24"/>
                  <w:lang w:val="fr-FR"/>
                </w:rPr>
              </m:ctrlPr>
            </m:dPr>
            <m:e>
              <m:r>
                <w:rPr>
                  <w:rFonts w:ascii="Cambria Math" w:hAnsi="Cambria Math"/>
                  <w:sz w:val="24"/>
                  <w:szCs w:val="24"/>
                  <w:lang w:val="fr-FR"/>
                </w:rPr>
                <m:t>εᵢ</m:t>
              </m:r>
            </m:e>
          </m:d>
          <m:r>
            <w:rPr>
              <w:rFonts w:ascii="Cambria Math" w:hAnsi="Cambria Math"/>
              <w:sz w:val="24"/>
              <w:szCs w:val="24"/>
              <w:lang w:val="fr-FR"/>
            </w:rPr>
            <m:t xml:space="preserve"> avec εᵢ ~ N(0, σ²)</m:t>
          </m:r>
        </m:oMath>
      </m:oMathPara>
    </w:p>
    <w:p w14:paraId="2A87209F" w14:textId="4BDB5263" w:rsidR="007E1495" w:rsidRPr="007E1495" w:rsidRDefault="007E1495" w:rsidP="007E1495">
      <w:pPr>
        <w:spacing w:after="120"/>
        <w:ind w:firstLine="567"/>
        <w:jc w:val="both"/>
        <w:rPr>
          <w:rFonts w:ascii="Times New Roman" w:hAnsi="Times New Roman"/>
          <w:sz w:val="24"/>
          <w:szCs w:val="24"/>
          <w:lang w:val="fr-FR"/>
        </w:rPr>
      </w:pPr>
      <w:r>
        <w:rPr>
          <w:rFonts w:ascii="Times New Roman" w:hAnsi="Times New Roman"/>
          <w:sz w:val="24"/>
          <w:szCs w:val="24"/>
          <w:lang w:val="fr-FR"/>
        </w:rPr>
        <w:t>Elle confère ainsi une pondération homogène à toutes les concentrations observées, indépendamment de leur ordre de grandeur. Sans cette transformation, les points en fin de profil (faibles concentrations) auraient un poids négligeable face aux concentrations initiales élevées, biaisant l'estimation de la demi-vie terminale.</w:t>
      </w:r>
    </w:p>
    <w:p w14:paraId="1CFB38B3" w14:textId="77777777" w:rsidR="007E1495" w:rsidRPr="007E1495" w:rsidRDefault="007E1495" w:rsidP="007E1495">
      <w:pPr>
        <w:pStyle w:val="Titre4"/>
        <w:rPr>
          <w:lang w:val="fr-FR"/>
        </w:rPr>
      </w:pPr>
    </w:p>
    <w:p w14:paraId="5897C54B" w14:textId="28219BA3" w:rsidR="007E1495" w:rsidRPr="007E1495" w:rsidRDefault="007E1495" w:rsidP="007E1495">
      <w:pPr>
        <w:pStyle w:val="Titre4"/>
        <w:rPr>
          <w:lang w:val="fr-FR"/>
        </w:rPr>
      </w:pPr>
      <w:r>
        <w:rPr>
          <w:lang w:val="fr-FR"/>
        </w:rPr>
        <w:t xml:space="preserve">Algorithme de </w:t>
      </w:r>
      <w:proofErr w:type="spellStart"/>
      <w:r>
        <w:rPr>
          <w:lang w:val="fr-FR"/>
        </w:rPr>
        <w:t>Nelder</w:t>
      </w:r>
      <w:proofErr w:type="spellEnd"/>
      <w:r>
        <w:rPr>
          <w:lang w:val="fr-FR"/>
        </w:rPr>
        <w:t>-Mead</w:t>
      </w:r>
    </w:p>
    <w:p w14:paraId="1CB2A738" w14:textId="3459C023" w:rsidR="007E1495" w:rsidRPr="007E1495" w:rsidRDefault="007E1495" w:rsidP="007E1495">
      <w:pPr>
        <w:spacing w:after="120"/>
        <w:ind w:firstLine="567"/>
        <w:jc w:val="both"/>
        <w:rPr>
          <w:rFonts w:ascii="Times New Roman" w:hAnsi="Times New Roman"/>
          <w:sz w:val="24"/>
          <w:szCs w:val="24"/>
          <w:lang w:val="fr-FR"/>
        </w:rPr>
      </w:pPr>
      <w:r>
        <w:rPr>
          <w:rFonts w:ascii="Times New Roman" w:hAnsi="Times New Roman"/>
          <w:sz w:val="24"/>
          <w:szCs w:val="24"/>
          <w:lang w:val="fr-FR"/>
        </w:rPr>
        <w:t xml:space="preserve">L'algorithme de </w:t>
      </w:r>
      <w:proofErr w:type="spellStart"/>
      <w:r>
        <w:rPr>
          <w:rFonts w:ascii="Times New Roman" w:hAnsi="Times New Roman"/>
          <w:sz w:val="24"/>
          <w:szCs w:val="24"/>
          <w:lang w:val="fr-FR"/>
        </w:rPr>
        <w:t>Nelder</w:t>
      </w:r>
      <w:proofErr w:type="spellEnd"/>
      <w:r>
        <w:rPr>
          <w:rFonts w:ascii="Times New Roman" w:hAnsi="Times New Roman"/>
          <w:sz w:val="24"/>
          <w:szCs w:val="24"/>
          <w:lang w:val="fr-FR"/>
        </w:rPr>
        <w:t>-Mead est une méthode d'optimisation de calcul sans gradient, particulièrement adaptée aux fonctions objectives non différentiables ou bruitées. Il opère par déformation itérative d'un simplexe dans l'espace des paramètres (réflexion,</w:t>
      </w:r>
      <w:ins w:id="161" w:author="GUIGNARD Davy" w:date="2026-06-08T11:01:00Z" w16du:dateUtc="2026-06-08T09:01:00Z">
        <w:r w:rsidR="00CA3F54">
          <w:rPr>
            <w:rFonts w:ascii="Times New Roman" w:hAnsi="Times New Roman"/>
            <w:sz w:val="24"/>
            <w:szCs w:val="24"/>
            <w:lang w:val="fr-FR"/>
          </w:rPr>
          <w:t xml:space="preserve"> </w:t>
        </w:r>
      </w:ins>
      <w:r>
        <w:rPr>
          <w:rFonts w:ascii="Times New Roman" w:hAnsi="Times New Roman"/>
          <w:sz w:val="24"/>
          <w:szCs w:val="24"/>
          <w:lang w:val="fr-FR"/>
        </w:rPr>
        <w:t>expansion, contraction, réduction), convergeant vers un minimum local sans nécessiter le calcul du gradient de SSR.</w:t>
      </w:r>
    </w:p>
    <w:p w14:paraId="0CC5CD76" w14:textId="77777777" w:rsidR="007E1495" w:rsidRPr="007E1495" w:rsidRDefault="007E1495" w:rsidP="007E1495">
      <w:pPr>
        <w:spacing w:after="120"/>
        <w:ind w:firstLine="567"/>
        <w:jc w:val="both"/>
        <w:rPr>
          <w:rFonts w:ascii="Times New Roman" w:hAnsi="Times New Roman"/>
          <w:sz w:val="24"/>
          <w:szCs w:val="24"/>
          <w:lang w:val="fr-FR"/>
        </w:rPr>
      </w:pPr>
      <w:r>
        <w:rPr>
          <w:rFonts w:ascii="Times New Roman" w:hAnsi="Times New Roman"/>
          <w:sz w:val="24"/>
          <w:szCs w:val="24"/>
          <w:lang w:val="fr-FR"/>
        </w:rPr>
        <w:t xml:space="preserve">En pratique, l'optimisation est réalisée via la fonction </w:t>
      </w:r>
      <w:proofErr w:type="spellStart"/>
      <w:proofErr w:type="gramStart"/>
      <w:r>
        <w:rPr>
          <w:rFonts w:ascii="Times New Roman" w:hAnsi="Times New Roman"/>
          <w:sz w:val="24"/>
          <w:szCs w:val="24"/>
          <w:lang w:val="fr-FR"/>
        </w:rPr>
        <w:t>optim</w:t>
      </w:r>
      <w:proofErr w:type="spellEnd"/>
      <w:r>
        <w:rPr>
          <w:rFonts w:ascii="Times New Roman" w:hAnsi="Times New Roman"/>
          <w:sz w:val="24"/>
          <w:szCs w:val="24"/>
          <w:lang w:val="fr-FR"/>
        </w:rPr>
        <w:t>(</w:t>
      </w:r>
      <w:proofErr w:type="gramEnd"/>
      <w:r>
        <w:rPr>
          <w:rFonts w:ascii="Times New Roman" w:hAnsi="Times New Roman"/>
          <w:sz w:val="24"/>
          <w:szCs w:val="24"/>
          <w:lang w:val="fr-FR"/>
        </w:rPr>
        <w:t>) de R (</w:t>
      </w:r>
      <w:proofErr w:type="spellStart"/>
      <w:r>
        <w:rPr>
          <w:rFonts w:ascii="Times New Roman" w:hAnsi="Times New Roman"/>
          <w:sz w:val="24"/>
          <w:szCs w:val="24"/>
          <w:lang w:val="fr-FR"/>
        </w:rPr>
        <w:t>method</w:t>
      </w:r>
      <w:proofErr w:type="spellEnd"/>
      <w:r>
        <w:rPr>
          <w:rFonts w:ascii="Times New Roman" w:hAnsi="Times New Roman"/>
          <w:sz w:val="24"/>
          <w:szCs w:val="24"/>
          <w:lang w:val="fr-FR"/>
        </w:rPr>
        <w:t xml:space="preserve"> = "</w:t>
      </w:r>
      <w:proofErr w:type="spellStart"/>
      <w:r>
        <w:rPr>
          <w:rFonts w:ascii="Times New Roman" w:hAnsi="Times New Roman"/>
          <w:sz w:val="24"/>
          <w:szCs w:val="24"/>
          <w:lang w:val="fr-FR"/>
        </w:rPr>
        <w:t>Nelder</w:t>
      </w:r>
      <w:proofErr w:type="spellEnd"/>
      <w:r>
        <w:rPr>
          <w:rFonts w:ascii="Times New Roman" w:hAnsi="Times New Roman"/>
          <w:sz w:val="24"/>
          <w:szCs w:val="24"/>
          <w:lang w:val="fr-FR"/>
        </w:rPr>
        <w:t>-Mead") avec les réglages suivants :</w:t>
      </w:r>
    </w:p>
    <w:p w14:paraId="1B67F199" w14:textId="77777777" w:rsidR="007E1495" w:rsidRPr="007E1495" w:rsidRDefault="007E1495" w:rsidP="007E1495">
      <w:pPr>
        <w:spacing w:after="120"/>
        <w:ind w:firstLine="567"/>
        <w:jc w:val="both"/>
        <w:rPr>
          <w:rFonts w:ascii="Times New Roman" w:hAnsi="Times New Roman"/>
          <w:sz w:val="24"/>
          <w:szCs w:val="24"/>
          <w:lang w:val="fr-FR"/>
        </w:rPr>
      </w:pPr>
    </w:p>
    <w:p w14:paraId="55A8967E" w14:textId="198F7509" w:rsidR="007E1495" w:rsidRPr="007E1495" w:rsidRDefault="007E1495" w:rsidP="007E1495">
      <w:pPr>
        <w:spacing w:after="120"/>
        <w:ind w:firstLine="567"/>
        <w:jc w:val="both"/>
        <w:rPr>
          <w:rFonts w:ascii="Times New Roman" w:hAnsi="Times New Roman"/>
          <w:sz w:val="24"/>
          <w:szCs w:val="24"/>
          <w:lang w:val="fr-FR"/>
        </w:rPr>
      </w:pPr>
      <w:r>
        <w:rPr>
          <w:rFonts w:ascii="Times New Roman" w:hAnsi="Times New Roman"/>
          <w:sz w:val="24"/>
          <w:szCs w:val="24"/>
          <w:lang w:val="fr-FR"/>
        </w:rPr>
        <w:t xml:space="preserve">• Valeurs initiales : </w:t>
      </w:r>
      <m:oMath>
        <m:r>
          <w:rPr>
            <w:rFonts w:ascii="Cambria Math" w:hAnsi="Cambria Math"/>
            <w:sz w:val="24"/>
            <w:szCs w:val="24"/>
            <w:lang w:val="fr-FR"/>
          </w:rPr>
          <m:t>CL₀ = C</m:t>
        </m:r>
        <m:sSub>
          <m:sSubPr>
            <m:ctrlPr>
              <w:rPr>
                <w:rFonts w:ascii="Cambria Math" w:hAnsi="Cambria Math"/>
                <w:i/>
                <w:sz w:val="24"/>
                <w:szCs w:val="24"/>
                <w:lang w:val="fr-FR"/>
              </w:rPr>
            </m:ctrlPr>
          </m:sSubPr>
          <m:e>
            <m:r>
              <w:rPr>
                <w:rFonts w:ascii="Cambria Math" w:hAnsi="Cambria Math"/>
                <w:sz w:val="24"/>
                <w:szCs w:val="24"/>
                <w:lang w:val="fr-FR"/>
              </w:rPr>
              <m:t>L</m:t>
            </m:r>
          </m:e>
          <m:sub>
            <m:r>
              <w:rPr>
                <w:rFonts w:ascii="Cambria Math" w:hAnsi="Cambria Math"/>
                <w:sz w:val="24"/>
                <w:szCs w:val="24"/>
                <w:lang w:val="fr-FR"/>
              </w:rPr>
              <m:t>NCA</m:t>
            </m:r>
          </m:sub>
        </m:sSub>
        <m:r>
          <w:rPr>
            <w:rFonts w:ascii="Cambria Math" w:hAnsi="Cambria Math"/>
            <w:sz w:val="24"/>
            <w:szCs w:val="24"/>
            <w:lang w:val="fr-FR"/>
          </w:rPr>
          <m:t>, V1₀ = Dose/C₀, Q₀ = 0,5×CL₀, V2₀ = V1₀</m:t>
        </m:r>
      </m:oMath>
      <w:r>
        <w:rPr>
          <w:rFonts w:ascii="Times New Roman" w:hAnsi="Times New Roman"/>
          <w:sz w:val="24"/>
          <w:szCs w:val="24"/>
          <w:lang w:val="fr-FR"/>
        </w:rPr>
        <w:t xml:space="preserve"> (estimations préliminaires par NCA ou inspection visuelle)</w:t>
      </w:r>
    </w:p>
    <w:p w14:paraId="50FE65E0" w14:textId="20321B3C" w:rsidR="007E1495" w:rsidRPr="007E1495" w:rsidRDefault="007E1495" w:rsidP="007E1495">
      <w:pPr>
        <w:spacing w:after="120"/>
        <w:ind w:firstLine="567"/>
        <w:jc w:val="both"/>
        <w:rPr>
          <w:rFonts w:ascii="Times New Roman" w:hAnsi="Times New Roman"/>
          <w:sz w:val="24"/>
          <w:szCs w:val="24"/>
          <w:lang w:val="fr-FR"/>
        </w:rPr>
      </w:pPr>
      <w:r>
        <w:rPr>
          <w:rFonts w:ascii="Times New Roman" w:hAnsi="Times New Roman"/>
          <w:sz w:val="24"/>
          <w:szCs w:val="24"/>
          <w:lang w:val="fr-FR"/>
        </w:rPr>
        <w:t xml:space="preserve">• Contrainte de positivité : optimisation sur log(θ), avec retour à θ = </w:t>
      </w:r>
      <w:proofErr w:type="spellStart"/>
      <w:r>
        <w:rPr>
          <w:rFonts w:ascii="Times New Roman" w:hAnsi="Times New Roman"/>
          <w:sz w:val="24"/>
          <w:szCs w:val="24"/>
          <w:lang w:val="fr-FR"/>
        </w:rPr>
        <w:t>exp</w:t>
      </w:r>
      <w:proofErr w:type="spellEnd"/>
      <w:r>
        <w:rPr>
          <w:rFonts w:ascii="Times New Roman" w:hAnsi="Times New Roman"/>
          <w:sz w:val="24"/>
          <w:szCs w:val="24"/>
          <w:lang w:val="fr-FR"/>
        </w:rPr>
        <w:t>(log(θ)) pour garantir CL, V1, Q, V2 &gt; 0 à chaque évaluation</w:t>
      </w:r>
    </w:p>
    <w:p w14:paraId="2192821F" w14:textId="3D4BA1EA" w:rsidR="007E1495" w:rsidRPr="007E1495" w:rsidRDefault="007E1495" w:rsidP="007E1495">
      <w:pPr>
        <w:spacing w:after="120"/>
        <w:ind w:firstLine="567"/>
        <w:jc w:val="both"/>
        <w:rPr>
          <w:rFonts w:ascii="Times New Roman" w:hAnsi="Times New Roman"/>
          <w:sz w:val="24"/>
          <w:szCs w:val="24"/>
          <w:lang w:val="fr-FR"/>
        </w:rPr>
      </w:pPr>
      <w:r>
        <w:rPr>
          <w:rFonts w:ascii="Times New Roman" w:hAnsi="Times New Roman"/>
          <w:sz w:val="24"/>
          <w:szCs w:val="24"/>
          <w:lang w:val="fr-FR"/>
        </w:rPr>
        <w:t>• Critère de convergence : tolérance relative sur SSR &lt; 10⁻⁶ (</w:t>
      </w:r>
      <w:proofErr w:type="spellStart"/>
      <w:r>
        <w:rPr>
          <w:rFonts w:ascii="Times New Roman" w:hAnsi="Times New Roman"/>
          <w:sz w:val="24"/>
          <w:szCs w:val="24"/>
          <w:lang w:val="fr-FR"/>
        </w:rPr>
        <w:t>reltol</w:t>
      </w:r>
      <w:proofErr w:type="spellEnd"/>
      <w:r>
        <w:rPr>
          <w:rFonts w:ascii="Times New Roman" w:hAnsi="Times New Roman"/>
          <w:sz w:val="24"/>
          <w:szCs w:val="24"/>
          <w:lang w:val="fr-FR"/>
        </w:rPr>
        <w:t xml:space="preserve"> par défaut R)</w:t>
      </w:r>
    </w:p>
    <w:p w14:paraId="0C96A087" w14:textId="77777777" w:rsidR="007E1495" w:rsidRPr="007E1495" w:rsidRDefault="007E1495" w:rsidP="007E1495">
      <w:pPr>
        <w:spacing w:after="120"/>
        <w:ind w:firstLine="567"/>
        <w:jc w:val="both"/>
        <w:rPr>
          <w:rFonts w:ascii="Times New Roman" w:hAnsi="Times New Roman"/>
          <w:sz w:val="24"/>
          <w:szCs w:val="24"/>
          <w:lang w:val="fr-FR"/>
        </w:rPr>
      </w:pPr>
      <w:r>
        <w:rPr>
          <w:rFonts w:ascii="Times New Roman" w:hAnsi="Times New Roman"/>
          <w:sz w:val="24"/>
          <w:szCs w:val="24"/>
          <w:lang w:val="fr-FR"/>
        </w:rPr>
        <w:t>• Nombre maximal d'itérations : 5 000 (</w:t>
      </w:r>
      <w:proofErr w:type="spellStart"/>
      <w:r>
        <w:rPr>
          <w:rFonts w:ascii="Times New Roman" w:hAnsi="Times New Roman"/>
          <w:sz w:val="24"/>
          <w:szCs w:val="24"/>
          <w:lang w:val="fr-FR"/>
        </w:rPr>
        <w:t>maxit</w:t>
      </w:r>
      <w:proofErr w:type="spellEnd"/>
      <w:r>
        <w:rPr>
          <w:rFonts w:ascii="Times New Roman" w:hAnsi="Times New Roman"/>
          <w:sz w:val="24"/>
          <w:szCs w:val="24"/>
          <w:lang w:val="fr-FR"/>
        </w:rPr>
        <w:t xml:space="preserve"> = 5000)</w:t>
      </w:r>
    </w:p>
    <w:p w14:paraId="1A110001" w14:textId="1A110001" w:rsidR="007E1495" w:rsidRPr="007E1495" w:rsidRDefault="007E1495" w:rsidP="007E1495">
      <w:pPr>
        <w:spacing w:after="120"/>
        <w:ind w:firstLine="567"/>
        <w:jc w:val="both"/>
        <w:rPr>
          <w:rFonts w:ascii="Times New Roman" w:hAnsi="Times New Roman"/>
          <w:sz w:val="24"/>
          <w:szCs w:val="24"/>
          <w:lang w:val="fr-FR"/>
        </w:rPr>
      </w:pPr>
      <w:r>
        <w:rPr>
          <w:rFonts w:ascii="Times New Roman" w:hAnsi="Times New Roman"/>
          <w:sz w:val="24"/>
          <w:szCs w:val="24"/>
          <w:lang w:val="fr-FR"/>
        </w:rPr>
        <w:t>Afin de réduire le risque de convergence vers un minimum local, une stratégie multi-start a été appliquée : l’optimisation est relancée depuis n = 10 points initiaux distincts, obtenus par perturbation aléatoire des estimations préliminaires (±50% sur chaque paramètre, tirage uniforme). Le jeu de paramètres retenu correspond au minimum global apparent, défini comme la solution présentant la valeur de SSR la plus faible parmi l’ensemble des convergences. La robustesse de l’estimation a été vérifiée par la faible dispersion des estimés entre relances (CV inter-start &lt; 5% sur CL et V1 pour l’ensemble des animaux NHP), confirmant la stabilité numérique de la procédure d’optimisation.</w:t>
      </w:r>
    </w:p>
    <w:p w14:paraId="0999168A" w14:textId="77777777" w:rsidR="007E1495" w:rsidRPr="007E1495" w:rsidRDefault="007E1495" w:rsidP="007E1495">
      <w:pPr>
        <w:spacing w:after="120"/>
        <w:ind w:firstLine="567"/>
        <w:jc w:val="both"/>
        <w:rPr>
          <w:rFonts w:ascii="Times New Roman" w:hAnsi="Times New Roman"/>
          <w:sz w:val="24"/>
          <w:szCs w:val="24"/>
          <w:lang w:val="fr-FR"/>
        </w:rPr>
      </w:pPr>
    </w:p>
    <w:p w14:paraId="51026826" w14:textId="77777777" w:rsidR="007E1495" w:rsidRPr="007E1495" w:rsidRDefault="007E1495" w:rsidP="007E1495">
      <w:pPr>
        <w:pStyle w:val="Titre4"/>
        <w:rPr>
          <w:lang w:val="fr-FR"/>
        </w:rPr>
      </w:pPr>
      <w:r>
        <w:rPr>
          <w:lang w:val="fr-FR"/>
        </w:rPr>
        <w:t>Évaluation de la qualité d'ajustement</w:t>
      </w:r>
    </w:p>
    <w:p w14:paraId="64626699" w14:textId="77777777" w:rsidR="007E1495" w:rsidRPr="007E1495" w:rsidRDefault="007E1495" w:rsidP="007E1495">
      <w:pPr>
        <w:spacing w:after="120"/>
        <w:ind w:firstLine="567"/>
        <w:jc w:val="both"/>
        <w:rPr>
          <w:rFonts w:ascii="Times New Roman" w:hAnsi="Times New Roman"/>
          <w:sz w:val="24"/>
          <w:szCs w:val="24"/>
          <w:lang w:val="fr-FR"/>
        </w:rPr>
      </w:pPr>
    </w:p>
    <w:p w14:paraId="5B7AB0C3" w14:textId="3A9C199C" w:rsidR="007E1495" w:rsidRPr="007E1495" w:rsidRDefault="007E1495" w:rsidP="007E1495">
      <w:pPr>
        <w:spacing w:after="120"/>
        <w:ind w:firstLine="567"/>
        <w:jc w:val="both"/>
        <w:rPr>
          <w:rFonts w:ascii="Times New Roman" w:hAnsi="Times New Roman"/>
          <w:sz w:val="24"/>
          <w:szCs w:val="24"/>
          <w:lang w:val="fr-FR"/>
        </w:rPr>
      </w:pPr>
      <w:r>
        <w:rPr>
          <w:rFonts w:ascii="Times New Roman" w:hAnsi="Times New Roman"/>
          <w:sz w:val="24"/>
          <w:szCs w:val="24"/>
          <w:lang w:val="fr-FR"/>
        </w:rPr>
        <w:t>La qualité de l'ajustement individuel est évaluée par inspection visuelle des profils observés vs prédits (échelles linéaire et semi-logarithmique) et par le calcul des résidus relatifs individuels :</w:t>
      </w:r>
    </w:p>
    <w:p w14:paraId="7056D3C2" w14:textId="118F4C4B" w:rsidR="007E1495" w:rsidRPr="007E1495" w:rsidRDefault="007E1495" w:rsidP="007E1495">
      <w:pPr>
        <w:spacing w:after="120"/>
        <w:ind w:firstLine="567"/>
        <w:jc w:val="both"/>
        <w:rPr>
          <w:rFonts w:ascii="Times New Roman" w:hAnsi="Times New Roman"/>
          <w:sz w:val="24"/>
          <w:szCs w:val="24"/>
        </w:rPr>
      </w:pPr>
      <m:oMathPara>
        <m:oMath>
          <m:r>
            <w:rPr>
              <w:rFonts w:ascii="Cambria Math" w:hAnsi="Cambria Math"/>
              <w:sz w:val="24"/>
              <w:szCs w:val="24"/>
            </w:rPr>
            <m:t xml:space="preserve">Résidu relatif </m:t>
          </m:r>
          <m:d>
            <m:dPr>
              <m:ctrlPr>
                <w:rPr>
                  <w:rFonts w:ascii="Cambria Math" w:hAnsi="Cambria Math"/>
                  <w:i/>
                  <w:sz w:val="24"/>
                  <w:szCs w:val="24"/>
                </w:rPr>
              </m:ctrlPr>
            </m:dPr>
            <m:e>
              <m:r>
                <w:rPr>
                  <w:rFonts w:ascii="Cambria Math" w:hAnsi="Cambria Math"/>
                  <w:sz w:val="24"/>
                  <w:szCs w:val="24"/>
                </w:rPr>
                <m:t>%</m:t>
              </m:r>
            </m:e>
          </m:d>
          <m:r>
            <w:rPr>
              <w:rFonts w:ascii="Cambria Math" w:hAnsi="Cambria Math"/>
              <w:sz w:val="24"/>
              <w:szCs w:val="24"/>
            </w:rPr>
            <m:t>=</m:t>
          </m:r>
          <m:f>
            <m:fPr>
              <m:ctrlPr>
                <w:rPr>
                  <w:rFonts w:ascii="Cambria Math" w:hAnsi="Cambria Math"/>
                  <w:i/>
                  <w:sz w:val="24"/>
                  <w:szCs w:val="24"/>
                </w:rPr>
              </m:ctrlPr>
            </m:fPr>
            <m:num>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obs</m:t>
                      </m:r>
                    </m:sub>
                  </m:sSub>
                  <m:r>
                    <w:rPr>
                      <w:rFonts w:ascii="Cambria Math" w:hAnsi="Cambria Math"/>
                      <w:sz w:val="24"/>
                      <w:szCs w:val="24"/>
                    </w:rPr>
                    <m:t xml:space="preserve">,i - </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pred</m:t>
                      </m:r>
                    </m:sub>
                  </m:sSub>
                  <m:r>
                    <w:rPr>
                      <w:rFonts w:ascii="Cambria Math" w:hAnsi="Cambria Math"/>
                      <w:sz w:val="24"/>
                      <w:szCs w:val="24"/>
                    </w:rPr>
                    <m:t>,i</m:t>
                  </m:r>
                </m:e>
              </m:d>
            </m:num>
            <m:den>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obs</m:t>
                  </m:r>
                </m:sub>
              </m:sSub>
              <m:r>
                <w:rPr>
                  <w:rFonts w:ascii="Cambria Math" w:hAnsi="Cambria Math"/>
                  <w:sz w:val="24"/>
                  <w:szCs w:val="24"/>
                </w:rPr>
                <m:t>,i</m:t>
              </m:r>
            </m:den>
          </m:f>
          <m:r>
            <w:rPr>
              <w:rFonts w:ascii="Cambria Math" w:hAnsi="Cambria Math"/>
              <w:sz w:val="24"/>
              <w:szCs w:val="24"/>
            </w:rPr>
            <m:t xml:space="preserve">  × 100</m:t>
          </m:r>
        </m:oMath>
      </m:oMathPara>
    </w:p>
    <w:p w14:paraId="60517E53" w14:textId="416E8BD3" w:rsidR="006573EB" w:rsidRPr="006D414D" w:rsidRDefault="007E1495" w:rsidP="007E1495">
      <w:pPr>
        <w:spacing w:after="120"/>
        <w:ind w:firstLine="567"/>
        <w:jc w:val="both"/>
        <w:rPr>
          <w:sz w:val="24"/>
          <w:szCs w:val="24"/>
          <w:lang w:val="fr-FR"/>
        </w:rPr>
      </w:pPr>
      <w:r>
        <w:rPr>
          <w:rFonts w:ascii="Times New Roman" w:hAnsi="Times New Roman"/>
          <w:sz w:val="24"/>
          <w:szCs w:val="24"/>
          <w:lang w:val="fr-FR"/>
        </w:rPr>
        <w:t xml:space="preserve">Un ajustement est jugé satisfaisant lorsque les résidus relatifs médians sont inférieurs à 20% sur l'ensemble du profil, et </w:t>
      </w:r>
      <w:commentRangeStart w:id="162"/>
      <w:r>
        <w:rPr>
          <w:rFonts w:ascii="Times New Roman" w:hAnsi="Times New Roman"/>
          <w:sz w:val="24"/>
          <w:szCs w:val="24"/>
          <w:lang w:val="fr-FR"/>
        </w:rPr>
        <w:t>qu'aucune tendance systématique (biais) n'est observée sur l'échelle semi-logarithmique</w:t>
      </w:r>
      <w:commentRangeEnd w:id="162"/>
      <w:r w:rsidR="00D23C1E">
        <w:rPr>
          <w:rStyle w:val="CommentReference"/>
          <w:rFonts w:ascii="Times New Roman" w:hAnsi="Times New Roman"/>
          <w:sz w:val="24"/>
          <w:szCs w:val="24"/>
          <w:lang w:val="fr-FR"/>
        </w:rPr>
        <w:commentReference w:id="162"/>
      </w:r>
      <w:r>
        <w:rPr>
          <w:rFonts w:ascii="Times New Roman" w:hAnsi="Times New Roman"/>
          <w:sz w:val="24"/>
          <w:szCs w:val="24"/>
          <w:lang w:val="fr-FR"/>
        </w:rPr>
        <w:t>.</w:t>
      </w:r>
    </w:p>
    <w:p w14:paraId="1B220001" w14:textId="613860C4" w:rsidR="006573EB" w:rsidRPr="00463A58" w:rsidRDefault="00C2228B" w:rsidP="00A41DCE">
      <w:pPr>
        <w:spacing w:after="120"/>
        <w:ind w:firstLine="567"/>
        <w:jc w:val="both"/>
        <w:rPr>
          <w:rFonts w:ascii="Times New Roman" w:hAnsi="Times New Roman"/>
          <w:sz w:val="24"/>
          <w:szCs w:val="24"/>
          <w:lang w:val="fr-FR"/>
        </w:rPr>
      </w:pPr>
      <w:r>
        <w:rPr>
          <w:rFonts w:ascii="Times New Roman" w:hAnsi="Times New Roman"/>
          <w:sz w:val="24"/>
          <w:szCs w:val="24"/>
          <w:lang w:val="fr-FR"/>
        </w:rPr>
        <w:lastRenderedPageBreak/>
        <w:t xml:space="preserve">Pour la validation du modèle pharmacodynamique, trois diagnostics graphiques standards ont été utilisés, conformément aux recommandations de la littérature </w:t>
      </w:r>
      <w:proofErr w:type="spellStart"/>
      <w:r>
        <w:rPr>
          <w:rFonts w:ascii="Times New Roman" w:hAnsi="Times New Roman"/>
          <w:sz w:val="24"/>
          <w:szCs w:val="24"/>
          <w:lang w:val="fr-FR"/>
        </w:rPr>
        <w:t>pharmacométrique</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Bergstrand</w:t>
      </w:r>
      <w:proofErr w:type="spellEnd"/>
      <w:r>
        <w:rPr>
          <w:rFonts w:ascii="Times New Roman" w:hAnsi="Times New Roman"/>
          <w:sz w:val="24"/>
          <w:szCs w:val="24"/>
          <w:lang w:val="fr-FR"/>
        </w:rPr>
        <w:t xml:space="preserve"> &amp; Karlsson, 2011)</w:t>
      </w:r>
      <w:r>
        <w:rPr>
          <w:rFonts w:ascii="Times New Roman" w:hAnsi="Times New Roman"/>
          <w:sz w:val="24"/>
          <w:szCs w:val="24"/>
          <w:vertAlign w:val="superscript"/>
          <w:lang w:val="fr-FR"/>
        </w:rPr>
        <w:t>13</w:t>
      </w:r>
      <w:r>
        <w:rPr>
          <w:rFonts w:ascii="Times New Roman" w:hAnsi="Times New Roman"/>
          <w:sz w:val="24"/>
          <w:szCs w:val="24"/>
          <w:lang w:val="fr-FR"/>
        </w:rPr>
        <w:t xml:space="preserve">: (1) </w:t>
      </w:r>
      <w:commentRangeStart w:id="163"/>
      <w:r>
        <w:rPr>
          <w:rFonts w:ascii="Times New Roman" w:hAnsi="Times New Roman"/>
          <w:sz w:val="24"/>
          <w:szCs w:val="24"/>
          <w:lang w:val="fr-FR"/>
        </w:rPr>
        <w:t xml:space="preserve">graphes </w:t>
      </w:r>
      <w:proofErr w:type="spellStart"/>
      <w:r>
        <w:rPr>
          <w:rFonts w:ascii="Times New Roman" w:hAnsi="Times New Roman"/>
          <w:sz w:val="24"/>
          <w:szCs w:val="24"/>
          <w:lang w:val="fr-FR"/>
        </w:rPr>
        <w:t>Goodness</w:t>
      </w:r>
      <w:proofErr w:type="spellEnd"/>
      <w:r>
        <w:rPr>
          <w:rFonts w:ascii="Times New Roman" w:hAnsi="Times New Roman"/>
          <w:sz w:val="24"/>
          <w:szCs w:val="24"/>
          <w:lang w:val="fr-FR"/>
        </w:rPr>
        <w:t xml:space="preserve">-of-Fit (GOF) </w:t>
      </w:r>
      <w:commentRangeEnd w:id="163"/>
      <w:r w:rsidR="002B629D">
        <w:rPr>
          <w:rStyle w:val="CommentReference"/>
          <w:rFonts w:ascii="Times New Roman" w:hAnsi="Times New Roman"/>
          <w:sz w:val="24"/>
          <w:szCs w:val="24"/>
          <w:lang w:val="fr-FR"/>
        </w:rPr>
        <w:commentReference w:id="163"/>
      </w:r>
      <w:r>
        <w:rPr>
          <w:rFonts w:ascii="Times New Roman" w:hAnsi="Times New Roman"/>
          <w:sz w:val="24"/>
          <w:szCs w:val="24"/>
          <w:lang w:val="fr-FR"/>
        </w:rPr>
        <w:t>mettant en regard les valeurs observées et prédites pour chaque lignée cellulaire, avec superposition de la droite d’identité et d’une régression locale (LOESS) pour détecter les tendances systématiques ; (2) résidus individuels pondérés (IWRES = (</w:t>
      </w:r>
      <w:proofErr w:type="spellStart"/>
      <w:r>
        <w:rPr>
          <w:rFonts w:ascii="Times New Roman" w:hAnsi="Times New Roman"/>
          <w:sz w:val="24"/>
          <w:szCs w:val="24"/>
          <w:lang w:val="fr-FR"/>
        </w:rPr>
        <w:t>obs</w:t>
      </w:r>
      <w:proofErr w:type="spellEnd"/>
      <w:r>
        <w:rPr>
          <w:rFonts w:ascii="Times New Roman" w:hAnsi="Times New Roman"/>
          <w:sz w:val="24"/>
          <w:szCs w:val="24"/>
          <w:lang w:val="fr-FR"/>
        </w:rPr>
        <w:t> − </w:t>
      </w:r>
      <w:proofErr w:type="spellStart"/>
      <w:r>
        <w:rPr>
          <w:rFonts w:ascii="Times New Roman" w:hAnsi="Times New Roman"/>
          <w:sz w:val="24"/>
          <w:szCs w:val="24"/>
          <w:lang w:val="fr-FR"/>
        </w:rPr>
        <w:t>pred</w:t>
      </w:r>
      <w:proofErr w:type="spellEnd"/>
      <w:r>
        <w:rPr>
          <w:rFonts w:ascii="Times New Roman" w:hAnsi="Times New Roman"/>
          <w:sz w:val="24"/>
          <w:szCs w:val="24"/>
          <w:lang w:val="fr-FR"/>
        </w:rPr>
        <w:t>)/</w:t>
      </w:r>
      <w:proofErr w:type="spellStart"/>
      <w:r>
        <w:rPr>
          <w:rFonts w:ascii="Times New Roman" w:hAnsi="Times New Roman"/>
          <w:sz w:val="24"/>
          <w:szCs w:val="24"/>
          <w:lang w:val="fr-FR"/>
        </w:rPr>
        <w:t>pred</w:t>
      </w:r>
      <w:proofErr w:type="spellEnd"/>
      <w:r>
        <w:rPr>
          <w:rFonts w:ascii="Times New Roman" w:hAnsi="Times New Roman"/>
          <w:sz w:val="24"/>
          <w:szCs w:val="24"/>
          <w:lang w:val="fr-FR"/>
        </w:rPr>
        <w:t xml:space="preserve">) en fonction du temps, dont la distribution homogène autour de zéro sans structure temporelle atteste de l’absence de biais cinétique ; (3) </w:t>
      </w:r>
      <w:commentRangeStart w:id="164"/>
      <w:r>
        <w:rPr>
          <w:rFonts w:ascii="Times New Roman" w:hAnsi="Times New Roman"/>
          <w:sz w:val="24"/>
          <w:szCs w:val="24"/>
          <w:lang w:val="fr-FR"/>
        </w:rPr>
        <w:t xml:space="preserve">Visual </w:t>
      </w:r>
      <w:proofErr w:type="spellStart"/>
      <w:r>
        <w:rPr>
          <w:rFonts w:ascii="Times New Roman" w:hAnsi="Times New Roman"/>
          <w:sz w:val="24"/>
          <w:szCs w:val="24"/>
          <w:lang w:val="fr-FR"/>
        </w:rPr>
        <w:t>Predictive</w:t>
      </w:r>
      <w:proofErr w:type="spellEnd"/>
      <w:r>
        <w:rPr>
          <w:rFonts w:ascii="Times New Roman" w:hAnsi="Times New Roman"/>
          <w:sz w:val="24"/>
          <w:szCs w:val="24"/>
          <w:lang w:val="fr-FR"/>
        </w:rPr>
        <w:t xml:space="preserve"> Check (VPC) : les percentiles 5%, 50% et 95% des simulations (n = 500 réplications Monte-Carlo) sont comparés aux percentiles empiriques des données observées, une couverture satisfaisante étant définie par plus de 90% des observations situées dans l’intervalle de prédiction [5% ; 95%]. Ces outils permettent de distinguer les écarts liés à une mauvaise spécification du modèle de ceux attribuables à la variabilité biologique résiduelle.</w:t>
      </w:r>
      <w:commentRangeEnd w:id="164"/>
      <w:r w:rsidR="002B56F3" w:rsidRPr="00463A58">
        <w:rPr>
          <w:rStyle w:val="CommentReference"/>
          <w:rFonts w:ascii="Times New Roman" w:hAnsi="Times New Roman"/>
          <w:sz w:val="24"/>
          <w:szCs w:val="24"/>
          <w:lang w:val="fr-FR"/>
        </w:rPr>
        <w:commentReference w:id="164"/>
      </w:r>
    </w:p>
    <w:p w14:paraId="614F4AE8" w14:textId="77777777" w:rsidR="006573EB" w:rsidRPr="00463A58" w:rsidRDefault="00C2228B" w:rsidP="00A41DCE">
      <w:pPr>
        <w:pStyle w:val="Titre2"/>
        <w:rPr>
          <w:lang w:val="fr-FR"/>
        </w:rPr>
      </w:pPr>
      <w:bookmarkStart w:id="165" w:name="_Toc231291034"/>
      <w:r>
        <w:rPr>
          <w:lang w:val="fr-FR"/>
        </w:rPr>
        <w:t>2.4 Simulation de population virtuelle</w:t>
      </w:r>
      <w:bookmarkEnd w:id="165"/>
    </w:p>
    <w:p w14:paraId="1A4B88E9" w14:textId="5FE42B1B" w:rsidR="003722CB" w:rsidRPr="00B278BE" w:rsidRDefault="003722CB" w:rsidP="00B278BE">
      <w:pPr>
        <w:jc w:val="both"/>
        <w:rPr>
          <w:rFonts w:ascii="Times New Roman" w:hAnsi="Times New Roman"/>
          <w:sz w:val="24"/>
          <w:szCs w:val="24"/>
          <w:lang w:val="fr-FR"/>
        </w:rPr>
      </w:pPr>
      <w:r w:rsidRPr="00B278BE">
        <w:rPr>
          <w:rFonts w:ascii="Times New Roman" w:hAnsi="Times New Roman"/>
          <w:sz w:val="24"/>
          <w:szCs w:val="24"/>
          <w:lang w:val="fr-FR"/>
        </w:rPr>
        <w:t xml:space="preserve">Afin d'évaluer la distribution des grades de toxicité hématologique attendus en population, une approche de simulation Monte-Carlo a été mise en œuvre. Une cohorte virtuelle de N=300 patients </w:t>
      </w:r>
      <w:proofErr w:type="gramStart"/>
      <w:r w:rsidRPr="00B278BE">
        <w:rPr>
          <w:rFonts w:ascii="Times New Roman" w:hAnsi="Times New Roman"/>
          <w:sz w:val="24"/>
          <w:szCs w:val="24"/>
          <w:lang w:val="fr-FR"/>
        </w:rPr>
        <w:t>a</w:t>
      </w:r>
      <w:proofErr w:type="gramEnd"/>
      <w:r w:rsidRPr="00B278BE">
        <w:rPr>
          <w:rFonts w:ascii="Times New Roman" w:hAnsi="Times New Roman"/>
          <w:sz w:val="24"/>
          <w:szCs w:val="24"/>
          <w:lang w:val="fr-FR"/>
        </w:rPr>
        <w:t xml:space="preserve"> été générée pour le T-</w:t>
      </w:r>
      <w:proofErr w:type="spellStart"/>
      <w:r w:rsidRPr="00B278BE">
        <w:rPr>
          <w:rFonts w:ascii="Times New Roman" w:hAnsi="Times New Roman"/>
          <w:sz w:val="24"/>
          <w:szCs w:val="24"/>
          <w:lang w:val="fr-FR"/>
        </w:rPr>
        <w:t>DXd</w:t>
      </w:r>
      <w:proofErr w:type="spellEnd"/>
      <w:r w:rsidRPr="00B278BE">
        <w:rPr>
          <w:rFonts w:ascii="Times New Roman" w:hAnsi="Times New Roman"/>
          <w:sz w:val="24"/>
          <w:szCs w:val="24"/>
          <w:lang w:val="fr-FR"/>
        </w:rPr>
        <w:t xml:space="preserve"> (5,4 mg/kg Q3W × 6 cycles), en intégrant la variabilité inter-individuelle sur les paramètres PK et PD</w:t>
      </w:r>
      <w:ins w:id="166" w:author="GUIGNARD Davy" w:date="2026-06-08T11:12:00Z" w16du:dateUtc="2026-06-08T09:12:00Z">
        <w:r w:rsidR="00B278BE">
          <w:rPr>
            <w:rFonts w:ascii="Times New Roman" w:hAnsi="Times New Roman"/>
            <w:sz w:val="24"/>
            <w:szCs w:val="24"/>
            <w:lang w:val="fr-FR"/>
          </w:rPr>
          <w:t>.</w:t>
        </w:r>
      </w:ins>
    </w:p>
    <w:p w14:paraId="3C1BC652" w14:textId="2B2C76B6" w:rsidR="003722CB" w:rsidRPr="003722CB" w:rsidRDefault="003722CB" w:rsidP="003722CB">
      <w:pPr>
        <w:pStyle w:val="Titre4"/>
        <w:rPr>
          <w:lang w:val="fr-FR"/>
        </w:rPr>
      </w:pPr>
      <w:r>
        <w:rPr>
          <w:lang w:val="fr-FR"/>
        </w:rPr>
        <w:t>Modélisation de la variabilité inter-individuelle</w:t>
      </w:r>
    </w:p>
    <w:p w14:paraId="183C2448" w14:textId="63D2FB42" w:rsidR="003722CB" w:rsidRPr="003722CB" w:rsidRDefault="003722CB" w:rsidP="003722CB">
      <w:pPr>
        <w:rPr>
          <w:sz w:val="24"/>
          <w:szCs w:val="24"/>
          <w:lang w:val="fr-FR"/>
        </w:rPr>
      </w:pPr>
      <w:r>
        <w:rPr>
          <w:sz w:val="24"/>
          <w:szCs w:val="24"/>
          <w:lang w:val="fr-FR"/>
        </w:rPr>
        <w:t>Les paramètres individuels sont supposés distribués selon une loi log-normale, ce qui garantit leur positivité et est cohérent avec la distribution observée des paramètres PK en population clinique :</w:t>
      </w:r>
    </w:p>
    <w:p w14:paraId="37FC718D" w14:textId="5D0F9AC0" w:rsidR="003722CB" w:rsidRPr="003722CB" w:rsidRDefault="003722CB" w:rsidP="003722CB">
      <w:pPr>
        <w:rPr>
          <w:sz w:val="24"/>
          <w:szCs w:val="24"/>
          <w:lang w:val="fr-FR"/>
        </w:rPr>
      </w:pPr>
      <m:oMathPara>
        <m:oMath>
          <m:r>
            <w:rPr>
              <w:rFonts w:ascii="Cambria Math" w:hAnsi="Cambria Math"/>
              <w:sz w:val="24"/>
              <w:szCs w:val="24"/>
              <w:lang w:val="fr-FR"/>
            </w:rPr>
            <m:t xml:space="preserve">θᵢ = </m:t>
          </m:r>
          <m:sSub>
            <m:sSubPr>
              <m:ctrlPr>
                <w:rPr>
                  <w:rFonts w:ascii="Cambria Math" w:hAnsi="Cambria Math"/>
                  <w:i/>
                  <w:sz w:val="24"/>
                  <w:szCs w:val="24"/>
                  <w:lang w:val="fr-FR"/>
                </w:rPr>
              </m:ctrlPr>
            </m:sSubPr>
            <m:e>
              <m:r>
                <w:rPr>
                  <w:rFonts w:ascii="Cambria Math" w:hAnsi="Cambria Math"/>
                  <w:sz w:val="24"/>
                  <w:szCs w:val="24"/>
                  <w:lang w:val="fr-FR"/>
                </w:rPr>
                <m:t>θ</m:t>
              </m:r>
            </m:e>
            <m:sub>
              <m:r>
                <w:rPr>
                  <w:rFonts w:ascii="Cambria Math" w:hAnsi="Cambria Math"/>
                  <w:sz w:val="24"/>
                  <w:szCs w:val="24"/>
                  <w:lang w:val="fr-FR"/>
                </w:rPr>
                <m:t>pop</m:t>
              </m:r>
            </m:sub>
          </m:sSub>
          <m:r>
            <w:rPr>
              <w:rFonts w:ascii="Cambria Math" w:hAnsi="Cambria Math"/>
              <w:sz w:val="24"/>
              <w:szCs w:val="24"/>
              <w:lang w:val="fr-FR"/>
            </w:rPr>
            <m:t xml:space="preserve"> × exp(ηᵢ) avec ηᵢ ~ N(0, ω²)</m:t>
          </m:r>
        </m:oMath>
      </m:oMathPara>
    </w:p>
    <w:p w14:paraId="6CA1AF47" w14:textId="73278ACE" w:rsidR="003722CB" w:rsidRDefault="003722CB" w:rsidP="003722CB">
      <w:pPr>
        <w:rPr>
          <w:sz w:val="24"/>
          <w:szCs w:val="24"/>
          <w:lang w:val="fr-FR"/>
        </w:rPr>
      </w:pPr>
      <w:proofErr w:type="gramStart"/>
      <w:r>
        <w:rPr>
          <w:sz w:val="24"/>
          <w:szCs w:val="24"/>
          <w:lang w:val="fr-FR"/>
        </w:rPr>
        <w:t>où</w:t>
      </w:r>
      <w:proofErr w:type="gramEnd"/>
      <w:r>
        <w:rPr>
          <w:sz w:val="24"/>
          <w:szCs w:val="24"/>
          <w:lang w:val="fr-FR"/>
        </w:rPr>
        <w:t xml:space="preserve"> </w:t>
      </w:r>
      <w:proofErr w:type="spellStart"/>
      <w:r>
        <w:rPr>
          <w:sz w:val="24"/>
          <w:szCs w:val="24"/>
          <w:lang w:val="fr-FR"/>
        </w:rPr>
        <w:t>θ_pop</w:t>
      </w:r>
      <w:proofErr w:type="spellEnd"/>
      <w:r>
        <w:rPr>
          <w:sz w:val="24"/>
          <w:szCs w:val="24"/>
          <w:lang w:val="fr-FR"/>
        </w:rPr>
        <w:t xml:space="preserve"> est la valeur typique de population, ηᵢ l'effet aléatoire individuel et ω² la variance inter-individuelle. Le coefficient de variation (CV%) associé est approximé par CV% ≈ ω × 100 pour des valeurs de ω &lt; 0,5. Les valeurs retenues, issues de l'analyse de population FDA (BLA 761139) et de la littérature, sont :</w:t>
      </w:r>
    </w:p>
    <w:p w14:paraId="5E6253A1" w14:textId="77777777" w:rsidR="003722CB" w:rsidRPr="00A82107" w:rsidRDefault="003722CB" w:rsidP="003722CB">
      <w:pPr>
        <w:rPr>
          <w:sz w:val="24"/>
          <w:szCs w:val="24"/>
          <w:lang w:val="fr-FR"/>
        </w:rPr>
      </w:pPr>
    </w:p>
    <w:tbl>
      <w:tblPr>
        <w:tblStyle w:val="Grilledutableau"/>
        <w:tblW w:w="0" w:type="auto"/>
        <w:tblLook w:val="04A0" w:firstRow="1" w:lastRow="0" w:firstColumn="1" w:lastColumn="0" w:noHBand="0" w:noVBand="1"/>
      </w:tblPr>
      <w:tblGrid>
        <w:gridCol w:w="2280"/>
        <w:gridCol w:w="2280"/>
        <w:gridCol w:w="2280"/>
        <w:gridCol w:w="2280"/>
      </w:tblGrid>
      <w:tr w:rsidR="003722CB" w14:paraId="0B1C422D" w14:textId="77777777" w:rsidTr="00E417A6">
        <w:tc>
          <w:tcPr>
            <w:tcW w:w="2280" w:type="dxa"/>
            <w:tcBorders>
              <w:top w:val="single" w:sz="4" w:space="0" w:color="000000"/>
              <w:left w:val="single" w:sz="4" w:space="0" w:color="000000"/>
              <w:bottom w:val="single" w:sz="4" w:space="0" w:color="000000"/>
              <w:right w:val="single" w:sz="4" w:space="0" w:color="000000"/>
            </w:tcBorders>
            <w:shd w:val="clear" w:color="auto" w:fill="2C3E50"/>
          </w:tcPr>
          <w:p w14:paraId="2F6E0DFE" w14:textId="77777777" w:rsidR="003722CB" w:rsidRDefault="003722CB" w:rsidP="00E417A6">
            <w:pPr>
              <w:jc w:val="center"/>
            </w:pPr>
            <w:proofErr w:type="spellStart"/>
            <w:r>
              <w:rPr>
                <w:rFonts w:ascii="Times New Roman" w:hAnsi="Times New Roman"/>
                <w:b/>
                <w:color w:val="FFFFFF"/>
              </w:rPr>
              <w:t>Paramètre</w:t>
            </w:r>
            <w:proofErr w:type="spellEnd"/>
          </w:p>
        </w:tc>
        <w:tc>
          <w:tcPr>
            <w:tcW w:w="2280" w:type="dxa"/>
            <w:tcBorders>
              <w:top w:val="single" w:sz="4" w:space="0" w:color="000000"/>
              <w:left w:val="single" w:sz="4" w:space="0" w:color="000000"/>
              <w:bottom w:val="single" w:sz="4" w:space="0" w:color="000000"/>
              <w:right w:val="single" w:sz="4" w:space="0" w:color="000000"/>
            </w:tcBorders>
            <w:shd w:val="clear" w:color="auto" w:fill="2C3E50"/>
          </w:tcPr>
          <w:p w14:paraId="2C1BA8A9" w14:textId="77777777" w:rsidR="003722CB" w:rsidRDefault="003722CB" w:rsidP="00E417A6">
            <w:pPr>
              <w:jc w:val="center"/>
            </w:pPr>
            <w:r>
              <w:rPr>
                <w:rFonts w:ascii="Times New Roman" w:hAnsi="Times New Roman"/>
                <w:b/>
                <w:color w:val="FFFFFF"/>
              </w:rPr>
              <w:t xml:space="preserve">Valeur </w:t>
            </w:r>
            <w:proofErr w:type="spellStart"/>
            <w:r>
              <w:rPr>
                <w:rFonts w:ascii="Times New Roman" w:hAnsi="Times New Roman"/>
                <w:b/>
                <w:color w:val="FFFFFF"/>
              </w:rPr>
              <w:t>typique</w:t>
            </w:r>
            <w:proofErr w:type="spellEnd"/>
            <w:r>
              <w:rPr>
                <w:rFonts w:ascii="Times New Roman" w:hAnsi="Times New Roman"/>
                <w:b/>
                <w:color w:val="FFFFFF"/>
              </w:rPr>
              <w:t xml:space="preserve"> (</w:t>
            </w:r>
            <w:proofErr w:type="spellStart"/>
            <w:r>
              <w:rPr>
                <w:rFonts w:ascii="Times New Roman" w:hAnsi="Times New Roman"/>
                <w:b/>
                <w:color w:val="FFFFFF"/>
              </w:rPr>
              <w:t>θ_pop</w:t>
            </w:r>
            <w:proofErr w:type="spellEnd"/>
            <w:r>
              <w:rPr>
                <w:rFonts w:ascii="Times New Roman" w:hAnsi="Times New Roman"/>
                <w:b/>
                <w:color w:val="FFFFFF"/>
              </w:rPr>
              <w:t>)</w:t>
            </w:r>
          </w:p>
        </w:tc>
        <w:tc>
          <w:tcPr>
            <w:tcW w:w="2280" w:type="dxa"/>
            <w:tcBorders>
              <w:top w:val="single" w:sz="4" w:space="0" w:color="000000"/>
              <w:left w:val="single" w:sz="4" w:space="0" w:color="000000"/>
              <w:bottom w:val="single" w:sz="4" w:space="0" w:color="000000"/>
              <w:right w:val="single" w:sz="4" w:space="0" w:color="000000"/>
            </w:tcBorders>
            <w:shd w:val="clear" w:color="auto" w:fill="2C3E50"/>
          </w:tcPr>
          <w:p w14:paraId="3C2217A3" w14:textId="77777777" w:rsidR="003722CB" w:rsidRDefault="003722CB" w:rsidP="00E417A6">
            <w:pPr>
              <w:jc w:val="center"/>
            </w:pPr>
            <w:r>
              <w:rPr>
                <w:rFonts w:ascii="Times New Roman" w:hAnsi="Times New Roman"/>
                <w:b/>
                <w:color w:val="FFFFFF"/>
              </w:rPr>
              <w:t>CV inter-</w:t>
            </w:r>
            <w:proofErr w:type="spellStart"/>
            <w:r>
              <w:rPr>
                <w:rFonts w:ascii="Times New Roman" w:hAnsi="Times New Roman"/>
                <w:b/>
                <w:color w:val="FFFFFF"/>
              </w:rPr>
              <w:t>individuel</w:t>
            </w:r>
            <w:proofErr w:type="spellEnd"/>
            <w:r>
              <w:rPr>
                <w:rFonts w:ascii="Times New Roman" w:hAnsi="Times New Roman"/>
                <w:b/>
                <w:color w:val="FFFFFF"/>
              </w:rPr>
              <w:t xml:space="preserve"> (ω)</w:t>
            </w:r>
          </w:p>
        </w:tc>
        <w:tc>
          <w:tcPr>
            <w:tcW w:w="2280" w:type="dxa"/>
            <w:tcBorders>
              <w:top w:val="single" w:sz="4" w:space="0" w:color="000000"/>
              <w:left w:val="single" w:sz="4" w:space="0" w:color="000000"/>
              <w:bottom w:val="single" w:sz="4" w:space="0" w:color="000000"/>
              <w:right w:val="single" w:sz="4" w:space="0" w:color="000000"/>
            </w:tcBorders>
            <w:shd w:val="clear" w:color="auto" w:fill="2C3E50"/>
          </w:tcPr>
          <w:p w14:paraId="02F1A38E" w14:textId="77777777" w:rsidR="003722CB" w:rsidRDefault="003722CB" w:rsidP="00E417A6">
            <w:pPr>
              <w:jc w:val="center"/>
            </w:pPr>
            <w:r>
              <w:rPr>
                <w:rFonts w:ascii="Times New Roman" w:hAnsi="Times New Roman"/>
                <w:b/>
                <w:color w:val="FFFFFF"/>
              </w:rPr>
              <w:t>Source</w:t>
            </w:r>
          </w:p>
        </w:tc>
      </w:tr>
      <w:tr w:rsidR="003722CB" w14:paraId="3ABC7B38" w14:textId="77777777" w:rsidTr="00E417A6">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562365AE" w14:textId="77777777" w:rsidR="003722CB" w:rsidRDefault="003722CB" w:rsidP="00E417A6">
            <w:r>
              <w:rPr>
                <w:rFonts w:ascii="Times New Roman" w:hAnsi="Times New Roman"/>
                <w:color w:val="000000"/>
              </w:rPr>
              <w:t>CL (L/h)</w:t>
            </w:r>
          </w:p>
        </w:tc>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2700B0ED" w14:textId="77777777" w:rsidR="003722CB" w:rsidRDefault="003722CB" w:rsidP="00E417A6">
            <w:pPr>
              <w:jc w:val="center"/>
            </w:pPr>
            <w:r>
              <w:rPr>
                <w:rFonts w:ascii="Times New Roman" w:hAnsi="Times New Roman"/>
                <w:color w:val="000000"/>
              </w:rPr>
              <w:t>0,50</w:t>
            </w:r>
          </w:p>
        </w:tc>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60902DCA" w14:textId="77777777" w:rsidR="003722CB" w:rsidRDefault="003722CB" w:rsidP="00E417A6">
            <w:pPr>
              <w:jc w:val="center"/>
            </w:pPr>
            <w:r>
              <w:rPr>
                <w:rFonts w:ascii="Times New Roman" w:hAnsi="Times New Roman"/>
                <w:color w:val="000000"/>
              </w:rPr>
              <w:t>30%</w:t>
            </w:r>
          </w:p>
        </w:tc>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16399958" w14:textId="77777777" w:rsidR="003722CB" w:rsidRDefault="003722CB" w:rsidP="00E417A6">
            <w:pPr>
              <w:jc w:val="center"/>
            </w:pPr>
            <w:r>
              <w:rPr>
                <w:rFonts w:ascii="Times New Roman" w:hAnsi="Times New Roman"/>
                <w:color w:val="000000"/>
              </w:rPr>
              <w:t>FDA BLA 761139</w:t>
            </w:r>
          </w:p>
        </w:tc>
      </w:tr>
      <w:tr w:rsidR="003722CB" w14:paraId="491BADDD" w14:textId="77777777" w:rsidTr="00E417A6">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6BCFDA4C" w14:textId="77777777" w:rsidR="003722CB" w:rsidRDefault="003722CB" w:rsidP="00E417A6">
            <w:r>
              <w:rPr>
                <w:rFonts w:ascii="Times New Roman" w:hAnsi="Times New Roman"/>
                <w:color w:val="000000"/>
              </w:rPr>
              <w:t>V1 (L)</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1FF69657" w14:textId="77777777" w:rsidR="003722CB" w:rsidRDefault="003722CB" w:rsidP="00E417A6">
            <w:pPr>
              <w:jc w:val="center"/>
            </w:pPr>
            <w:r>
              <w:rPr>
                <w:rFonts w:ascii="Times New Roman" w:hAnsi="Times New Roman"/>
                <w:color w:val="000000"/>
              </w:rPr>
              <w:t>3,1</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51F23D7A" w14:textId="77777777" w:rsidR="003722CB" w:rsidRDefault="003722CB" w:rsidP="00E417A6">
            <w:pPr>
              <w:jc w:val="center"/>
            </w:pPr>
            <w:r>
              <w:rPr>
                <w:rFonts w:ascii="Times New Roman" w:hAnsi="Times New Roman"/>
                <w:color w:val="000000"/>
              </w:rPr>
              <w:t>25%</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552D6229" w14:textId="77777777" w:rsidR="003722CB" w:rsidRDefault="003722CB" w:rsidP="00E417A6">
            <w:pPr>
              <w:jc w:val="center"/>
            </w:pPr>
            <w:r>
              <w:rPr>
                <w:rFonts w:ascii="Times New Roman" w:hAnsi="Times New Roman"/>
                <w:color w:val="000000"/>
              </w:rPr>
              <w:t>FDA BLA 761139</w:t>
            </w:r>
          </w:p>
        </w:tc>
      </w:tr>
      <w:tr w:rsidR="003722CB" w14:paraId="1C801EAC" w14:textId="77777777" w:rsidTr="00E417A6">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45E9D180" w14:textId="77777777" w:rsidR="003722CB" w:rsidRDefault="003722CB" w:rsidP="00E417A6">
            <w:r>
              <w:rPr>
                <w:rFonts w:ascii="Times New Roman" w:hAnsi="Times New Roman"/>
                <w:color w:val="000000"/>
              </w:rPr>
              <w:t>Q (L/h)</w:t>
            </w:r>
          </w:p>
        </w:tc>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3616E9A7" w14:textId="77777777" w:rsidR="003722CB" w:rsidRDefault="003722CB" w:rsidP="00E417A6">
            <w:pPr>
              <w:jc w:val="center"/>
            </w:pPr>
            <w:r>
              <w:rPr>
                <w:rFonts w:ascii="Times New Roman" w:hAnsi="Times New Roman"/>
                <w:color w:val="000000"/>
              </w:rPr>
              <w:t>0,80</w:t>
            </w:r>
          </w:p>
        </w:tc>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280E7074" w14:textId="77777777" w:rsidR="003722CB" w:rsidRDefault="003722CB" w:rsidP="00E417A6">
            <w:pPr>
              <w:jc w:val="center"/>
            </w:pPr>
            <w:r>
              <w:rPr>
                <w:rFonts w:ascii="Times New Roman" w:hAnsi="Times New Roman"/>
                <w:color w:val="000000"/>
              </w:rPr>
              <w:t>30%</w:t>
            </w:r>
          </w:p>
        </w:tc>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4CFCE23D" w14:textId="77777777" w:rsidR="003722CB" w:rsidRDefault="003722CB" w:rsidP="00E417A6">
            <w:pPr>
              <w:jc w:val="center"/>
            </w:pPr>
            <w:r>
              <w:rPr>
                <w:rFonts w:ascii="Times New Roman" w:hAnsi="Times New Roman"/>
                <w:color w:val="000000"/>
              </w:rPr>
              <w:t>FDA BLA 761139</w:t>
            </w:r>
          </w:p>
        </w:tc>
      </w:tr>
      <w:tr w:rsidR="003722CB" w14:paraId="29AC4376" w14:textId="77777777" w:rsidTr="00E417A6">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7A255E29" w14:textId="77777777" w:rsidR="003722CB" w:rsidRDefault="003722CB" w:rsidP="00E417A6">
            <w:r>
              <w:rPr>
                <w:rFonts w:ascii="Times New Roman" w:hAnsi="Times New Roman"/>
                <w:color w:val="000000"/>
              </w:rPr>
              <w:t>V2 (L)</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069A3526" w14:textId="77777777" w:rsidR="003722CB" w:rsidRDefault="003722CB" w:rsidP="00E417A6">
            <w:pPr>
              <w:jc w:val="center"/>
            </w:pPr>
            <w:r>
              <w:rPr>
                <w:rFonts w:ascii="Times New Roman" w:hAnsi="Times New Roman"/>
                <w:color w:val="000000"/>
              </w:rPr>
              <w:t>2,5</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64F595CB" w14:textId="77777777" w:rsidR="003722CB" w:rsidRDefault="003722CB" w:rsidP="00E417A6">
            <w:pPr>
              <w:jc w:val="center"/>
            </w:pPr>
            <w:r>
              <w:rPr>
                <w:rFonts w:ascii="Times New Roman" w:hAnsi="Times New Roman"/>
                <w:color w:val="000000"/>
              </w:rPr>
              <w:t>25%</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3C808648" w14:textId="77777777" w:rsidR="003722CB" w:rsidRDefault="003722CB" w:rsidP="00E417A6">
            <w:pPr>
              <w:jc w:val="center"/>
            </w:pPr>
            <w:r>
              <w:rPr>
                <w:rFonts w:ascii="Times New Roman" w:hAnsi="Times New Roman"/>
                <w:color w:val="000000"/>
              </w:rPr>
              <w:t>FDA BLA 761139</w:t>
            </w:r>
          </w:p>
        </w:tc>
      </w:tr>
      <w:tr w:rsidR="003722CB" w14:paraId="1AEE6E3B" w14:textId="77777777" w:rsidTr="00E417A6">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50A4CE66" w14:textId="77777777" w:rsidR="003722CB" w:rsidRDefault="003722CB" w:rsidP="00E417A6">
            <w:proofErr w:type="spellStart"/>
            <w:r>
              <w:rPr>
                <w:rFonts w:ascii="Times New Roman" w:hAnsi="Times New Roman"/>
                <w:color w:val="000000"/>
              </w:rPr>
              <w:t>Slope_MPP</w:t>
            </w:r>
            <w:proofErr w:type="spellEnd"/>
            <w:r>
              <w:rPr>
                <w:rFonts w:ascii="Times New Roman" w:hAnsi="Times New Roman"/>
                <w:color w:val="000000"/>
              </w:rPr>
              <w:t xml:space="preserve"> (µM⁻¹)</w:t>
            </w:r>
          </w:p>
        </w:tc>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5D8EF24C" w14:textId="77777777" w:rsidR="003722CB" w:rsidRDefault="003722CB" w:rsidP="00E417A6">
            <w:pPr>
              <w:jc w:val="center"/>
            </w:pPr>
            <w:r>
              <w:rPr>
                <w:rFonts w:ascii="Times New Roman" w:hAnsi="Times New Roman"/>
                <w:color w:val="000000"/>
              </w:rPr>
              <w:t>—</w:t>
            </w:r>
          </w:p>
        </w:tc>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4FF2463E" w14:textId="77777777" w:rsidR="003722CB" w:rsidRDefault="003722CB" w:rsidP="00E417A6">
            <w:pPr>
              <w:jc w:val="center"/>
            </w:pPr>
            <w:r>
              <w:rPr>
                <w:rFonts w:ascii="Times New Roman" w:hAnsi="Times New Roman"/>
                <w:color w:val="000000"/>
              </w:rPr>
              <w:t>20%</w:t>
            </w:r>
          </w:p>
        </w:tc>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1C7DA34C" w14:textId="77777777" w:rsidR="003722CB" w:rsidRDefault="003722CB" w:rsidP="00E417A6">
            <w:pPr>
              <w:jc w:val="center"/>
            </w:pPr>
            <w:r>
              <w:rPr>
                <w:rFonts w:ascii="Times New Roman" w:hAnsi="Times New Roman"/>
                <w:color w:val="000000"/>
              </w:rPr>
              <w:t>Calibration rat</w:t>
            </w:r>
          </w:p>
        </w:tc>
      </w:tr>
      <w:tr w:rsidR="003722CB" w14:paraId="49A4863C" w14:textId="77777777" w:rsidTr="00E417A6">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48079C2F" w14:textId="77777777" w:rsidR="003722CB" w:rsidRDefault="003722CB" w:rsidP="00E417A6">
            <w:proofErr w:type="spellStart"/>
            <w:r>
              <w:rPr>
                <w:rFonts w:ascii="Times New Roman" w:hAnsi="Times New Roman"/>
                <w:color w:val="000000"/>
              </w:rPr>
              <w:t>Slope_CMP</w:t>
            </w:r>
            <w:proofErr w:type="spellEnd"/>
            <w:r>
              <w:rPr>
                <w:rFonts w:ascii="Times New Roman" w:hAnsi="Times New Roman"/>
                <w:color w:val="000000"/>
              </w:rPr>
              <w:t xml:space="preserve"> (µM⁻¹)</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66FF8D3D" w14:textId="77777777" w:rsidR="003722CB" w:rsidRDefault="003722CB" w:rsidP="00E417A6">
            <w:pPr>
              <w:jc w:val="center"/>
            </w:pPr>
            <w:r>
              <w:rPr>
                <w:rFonts w:ascii="Times New Roman" w:hAnsi="Times New Roman"/>
                <w:color w:val="000000"/>
              </w:rPr>
              <w:t>—</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74DA5904" w14:textId="77777777" w:rsidR="003722CB" w:rsidRDefault="003722CB" w:rsidP="00E417A6">
            <w:pPr>
              <w:jc w:val="center"/>
            </w:pPr>
            <w:r>
              <w:rPr>
                <w:rFonts w:ascii="Times New Roman" w:hAnsi="Times New Roman"/>
                <w:color w:val="000000"/>
              </w:rPr>
              <w:t>20%</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7795D1F4" w14:textId="77777777" w:rsidR="003722CB" w:rsidRDefault="003722CB" w:rsidP="00E417A6">
            <w:pPr>
              <w:jc w:val="center"/>
            </w:pPr>
            <w:r>
              <w:rPr>
                <w:rFonts w:ascii="Times New Roman" w:hAnsi="Times New Roman"/>
                <w:color w:val="000000"/>
              </w:rPr>
              <w:t>Calibration rat</w:t>
            </w:r>
          </w:p>
        </w:tc>
      </w:tr>
      <w:tr w:rsidR="003722CB" w14:paraId="6B4012BC" w14:textId="77777777" w:rsidTr="00E417A6">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47BE8ABB" w14:textId="77777777" w:rsidR="003722CB" w:rsidRDefault="003722CB" w:rsidP="00E417A6">
            <w:proofErr w:type="spellStart"/>
            <w:r>
              <w:rPr>
                <w:rFonts w:ascii="Times New Roman" w:hAnsi="Times New Roman"/>
                <w:color w:val="000000"/>
              </w:rPr>
              <w:t>Slope_MEP</w:t>
            </w:r>
            <w:proofErr w:type="spellEnd"/>
            <w:r>
              <w:rPr>
                <w:rFonts w:ascii="Times New Roman" w:hAnsi="Times New Roman"/>
                <w:color w:val="000000"/>
              </w:rPr>
              <w:t xml:space="preserve"> (µM⁻¹)</w:t>
            </w:r>
          </w:p>
        </w:tc>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73DD0717" w14:textId="77777777" w:rsidR="003722CB" w:rsidRDefault="003722CB" w:rsidP="00E417A6">
            <w:pPr>
              <w:jc w:val="center"/>
            </w:pPr>
            <w:r>
              <w:rPr>
                <w:rFonts w:ascii="Times New Roman" w:hAnsi="Times New Roman"/>
                <w:color w:val="000000"/>
              </w:rPr>
              <w:t>—</w:t>
            </w:r>
          </w:p>
        </w:tc>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0165F16C" w14:textId="77777777" w:rsidR="003722CB" w:rsidRDefault="003722CB" w:rsidP="00E417A6">
            <w:pPr>
              <w:jc w:val="center"/>
            </w:pPr>
            <w:r>
              <w:rPr>
                <w:rFonts w:ascii="Times New Roman" w:hAnsi="Times New Roman"/>
                <w:color w:val="000000"/>
              </w:rPr>
              <w:t>20%</w:t>
            </w:r>
          </w:p>
        </w:tc>
        <w:tc>
          <w:tcPr>
            <w:tcW w:w="2280" w:type="dxa"/>
            <w:tcBorders>
              <w:top w:val="single" w:sz="4" w:space="0" w:color="000000"/>
              <w:left w:val="single" w:sz="4" w:space="0" w:color="000000"/>
              <w:bottom w:val="single" w:sz="4" w:space="0" w:color="000000"/>
              <w:right w:val="single" w:sz="4" w:space="0" w:color="000000"/>
            </w:tcBorders>
            <w:shd w:val="clear" w:color="auto" w:fill="F2F2F2"/>
          </w:tcPr>
          <w:p w14:paraId="3EEB7DA6" w14:textId="77777777" w:rsidR="003722CB" w:rsidRDefault="003722CB" w:rsidP="00E417A6">
            <w:pPr>
              <w:jc w:val="center"/>
            </w:pPr>
            <w:commentRangeStart w:id="167"/>
            <w:r>
              <w:rPr>
                <w:rFonts w:ascii="Times New Roman" w:hAnsi="Times New Roman"/>
                <w:color w:val="000000"/>
              </w:rPr>
              <w:t>Calibration rat</w:t>
            </w:r>
            <w:commentRangeEnd w:id="167"/>
            <w:r w:rsidR="00681E95">
              <w:rPr>
                <w:rStyle w:val="CommentReference"/>
                <w:sz w:val="22"/>
                <w:szCs w:val="22"/>
              </w:rPr>
              <w:commentReference w:id="167"/>
            </w:r>
          </w:p>
        </w:tc>
      </w:tr>
      <w:tr w:rsidR="003722CB" w14:paraId="10573C36" w14:textId="77777777" w:rsidTr="00E417A6">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141B9BE7" w14:textId="77777777" w:rsidR="003722CB" w:rsidRDefault="003722CB" w:rsidP="00E417A6">
            <w:proofErr w:type="spellStart"/>
            <w:r>
              <w:rPr>
                <w:rFonts w:ascii="Times New Roman" w:hAnsi="Times New Roman"/>
                <w:color w:val="000000"/>
              </w:rPr>
              <w:t>Poids</w:t>
            </w:r>
            <w:proofErr w:type="spellEnd"/>
            <w:r>
              <w:rPr>
                <w:rFonts w:ascii="Times New Roman" w:hAnsi="Times New Roman"/>
                <w:color w:val="000000"/>
              </w:rPr>
              <w:t xml:space="preserve"> </w:t>
            </w:r>
            <w:proofErr w:type="spellStart"/>
            <w:r>
              <w:rPr>
                <w:rFonts w:ascii="Times New Roman" w:hAnsi="Times New Roman"/>
                <w:color w:val="000000"/>
              </w:rPr>
              <w:t>corporel</w:t>
            </w:r>
            <w:proofErr w:type="spellEnd"/>
            <w:r>
              <w:rPr>
                <w:rFonts w:ascii="Times New Roman" w:hAnsi="Times New Roman"/>
                <w:color w:val="000000"/>
              </w:rPr>
              <w:t xml:space="preserve"> (kg)</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0238AC16" w14:textId="77777777" w:rsidR="003722CB" w:rsidRDefault="003722CB" w:rsidP="00E417A6">
            <w:pPr>
              <w:jc w:val="center"/>
            </w:pPr>
            <w:r>
              <w:rPr>
                <w:rFonts w:ascii="Times New Roman" w:hAnsi="Times New Roman"/>
                <w:color w:val="000000"/>
              </w:rPr>
              <w:t>70,0</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532E8030" w14:textId="77777777" w:rsidR="003722CB" w:rsidRDefault="003722CB" w:rsidP="00E417A6">
            <w:pPr>
              <w:jc w:val="center"/>
            </w:pPr>
            <w:r>
              <w:rPr>
                <w:rFonts w:ascii="Times New Roman" w:hAnsi="Times New Roman"/>
                <w:color w:val="000000"/>
              </w:rPr>
              <w:t>15%</w:t>
            </w:r>
          </w:p>
        </w:tc>
        <w:tc>
          <w:tcPr>
            <w:tcW w:w="2280" w:type="dxa"/>
            <w:tcBorders>
              <w:top w:val="single" w:sz="4" w:space="0" w:color="000000"/>
              <w:left w:val="single" w:sz="4" w:space="0" w:color="000000"/>
              <w:bottom w:val="single" w:sz="4" w:space="0" w:color="000000"/>
              <w:right w:val="single" w:sz="4" w:space="0" w:color="000000"/>
            </w:tcBorders>
            <w:shd w:val="clear" w:color="auto" w:fill="FFFFFF"/>
          </w:tcPr>
          <w:p w14:paraId="39F8941F" w14:textId="77777777" w:rsidR="003722CB" w:rsidRDefault="003722CB" w:rsidP="00E417A6">
            <w:pPr>
              <w:jc w:val="center"/>
            </w:pPr>
            <w:r>
              <w:rPr>
                <w:rFonts w:ascii="Times New Roman" w:hAnsi="Times New Roman"/>
                <w:color w:val="000000"/>
              </w:rPr>
              <w:t xml:space="preserve">Littérature </w:t>
            </w:r>
            <w:proofErr w:type="spellStart"/>
            <w:r>
              <w:rPr>
                <w:rFonts w:ascii="Times New Roman" w:hAnsi="Times New Roman"/>
                <w:color w:val="000000"/>
              </w:rPr>
              <w:t>clinique</w:t>
            </w:r>
            <w:proofErr w:type="spellEnd"/>
          </w:p>
        </w:tc>
      </w:tr>
    </w:tbl>
    <w:p w14:paraId="3ED3E514" w14:textId="77777777" w:rsidR="003722CB" w:rsidRPr="003722CB" w:rsidRDefault="003722CB" w:rsidP="003722CB"/>
    <w:p w14:paraId="64A5504B" w14:textId="77777777" w:rsidR="003722CB" w:rsidRPr="003722CB" w:rsidRDefault="003722CB" w:rsidP="003722CB">
      <w:pPr>
        <w:pStyle w:val="Titre4"/>
        <w:rPr>
          <w:lang w:val="fr-FR"/>
        </w:rPr>
      </w:pPr>
      <w:r>
        <w:rPr>
          <w:lang w:val="fr-FR"/>
        </w:rPr>
        <w:t>Procédure de simulation Monte-Carlo</w:t>
      </w:r>
    </w:p>
    <w:p w14:paraId="35063BC4" w14:textId="77777777" w:rsidR="003722CB" w:rsidRPr="003722CB" w:rsidRDefault="003722CB" w:rsidP="003722CB">
      <w:pPr>
        <w:spacing w:after="120"/>
        <w:jc w:val="both"/>
        <w:rPr>
          <w:lang w:val="fr-FR"/>
        </w:rPr>
      </w:pPr>
      <w:r>
        <w:rPr>
          <w:rFonts w:ascii="Times New Roman" w:hAnsi="Times New Roman"/>
          <w:sz w:val="24"/>
          <w:lang w:val="fr-FR"/>
        </w:rPr>
        <w:t>Pour chaque patient simulé i (i = 1, …, 300), la procédure suit les étapes suivantes :</w:t>
      </w:r>
    </w:p>
    <w:p w14:paraId="4B2FA4F8" w14:textId="2BEAE319" w:rsidR="003722CB" w:rsidRPr="003722CB" w:rsidRDefault="003722CB" w:rsidP="003722CB">
      <w:pPr>
        <w:spacing w:after="60"/>
        <w:ind w:left="284" w:hanging="284"/>
        <w:jc w:val="both"/>
        <w:rPr>
          <w:lang w:val="fr-FR"/>
        </w:rPr>
      </w:pPr>
      <w:r>
        <w:rPr>
          <w:rFonts w:ascii="Times New Roman" w:hAnsi="Times New Roman"/>
          <w:sz w:val="24"/>
          <w:lang w:val="fr-FR"/>
        </w:rPr>
        <w:t xml:space="preserve">• Tirage aléatoire des paramètres individuels : </w:t>
      </w:r>
      <m:oMath>
        <m:r>
          <w:rPr>
            <w:rFonts w:ascii="Cambria Math" w:hAnsi="Cambria Math"/>
            <w:sz w:val="24"/>
          </w:rPr>
          <m:t>θᵢ</m:t>
        </m:r>
        <m:r>
          <w:rPr>
            <w:rFonts w:ascii="Cambria Math" w:hAnsi="Cambria Math"/>
            <w:sz w:val="24"/>
            <w:lang w:val="fr-FR"/>
          </w:rPr>
          <m:t xml:space="preserve"> = </m:t>
        </m:r>
        <m:sSub>
          <m:sSubPr>
            <m:ctrlPr>
              <w:rPr>
                <w:rFonts w:ascii="Cambria Math" w:hAnsi="Cambria Math"/>
                <w:i/>
                <w:sz w:val="24"/>
                <w:lang w:val="fr-FR"/>
              </w:rPr>
            </m:ctrlPr>
          </m:sSubPr>
          <m:e>
            <m:r>
              <w:rPr>
                <w:rFonts w:ascii="Cambria Math" w:hAnsi="Cambria Math"/>
                <w:sz w:val="24"/>
              </w:rPr>
              <m:t>θ</m:t>
            </m:r>
          </m:e>
          <m:sub>
            <m:r>
              <w:rPr>
                <w:rFonts w:ascii="Cambria Math" w:hAnsi="Cambria Math"/>
                <w:sz w:val="24"/>
                <w:lang w:val="fr-FR"/>
              </w:rPr>
              <m:t>pop</m:t>
            </m:r>
          </m:sub>
        </m:sSub>
        <m:r>
          <m:rPr>
            <m:sty m:val="p"/>
          </m:rPr>
          <w:rPr>
            <w:rFonts w:ascii="Cambria Math" w:hAnsi="Cambria Math"/>
            <w:sz w:val="24"/>
            <w:lang w:val="fr-FR"/>
          </w:rPr>
          <m:t xml:space="preserve">× exp(ηᵢ), </m:t>
        </m:r>
      </m:oMath>
      <w:r>
        <w:rPr>
          <w:rFonts w:ascii="Times New Roman" w:hAnsi="Times New Roman"/>
          <w:sz w:val="24"/>
          <w:lang w:val="fr-FR"/>
        </w:rPr>
        <w:t xml:space="preserve"> avec </w:t>
      </w:r>
      <w:r>
        <w:rPr>
          <w:rFonts w:ascii="Times New Roman" w:hAnsi="Times New Roman"/>
          <w:sz w:val="24"/>
        </w:rPr>
        <w:t>ηᵢ</w:t>
      </w:r>
      <w:r>
        <w:rPr>
          <w:rFonts w:ascii="Times New Roman" w:hAnsi="Times New Roman"/>
          <w:sz w:val="24"/>
          <w:lang w:val="fr-FR"/>
        </w:rPr>
        <w:t xml:space="preserve"> ~ </w:t>
      </w:r>
      <w:proofErr w:type="gramStart"/>
      <w:r>
        <w:rPr>
          <w:rFonts w:ascii="Times New Roman" w:hAnsi="Times New Roman"/>
          <w:sz w:val="24"/>
          <w:lang w:val="fr-FR"/>
        </w:rPr>
        <w:t>N(</w:t>
      </w:r>
      <w:proofErr w:type="gramEnd"/>
      <w:r>
        <w:rPr>
          <w:rFonts w:ascii="Times New Roman" w:hAnsi="Times New Roman"/>
          <w:sz w:val="24"/>
          <w:lang w:val="fr-FR"/>
        </w:rPr>
        <w:t xml:space="preserve">0, </w:t>
      </w:r>
      <w:r>
        <w:rPr>
          <w:rFonts w:ascii="Times New Roman" w:hAnsi="Times New Roman"/>
          <w:sz w:val="24"/>
        </w:rPr>
        <w:t>ω</w:t>
      </w:r>
      <w:r>
        <w:rPr>
          <w:rFonts w:ascii="Times New Roman" w:hAnsi="Times New Roman"/>
          <w:sz w:val="24"/>
          <w:lang w:val="fr-FR"/>
        </w:rPr>
        <w:t>²) pour chaque paramètre PK et PD</w:t>
      </w:r>
    </w:p>
    <w:p w14:paraId="7DD8A4F8" w14:textId="77777777" w:rsidR="003722CB" w:rsidRPr="003722CB" w:rsidRDefault="003722CB" w:rsidP="003722CB">
      <w:pPr>
        <w:spacing w:after="60"/>
        <w:ind w:left="284" w:hanging="284"/>
        <w:jc w:val="both"/>
        <w:rPr>
          <w:lang w:val="fr-FR"/>
        </w:rPr>
      </w:pPr>
      <w:r>
        <w:rPr>
          <w:rFonts w:ascii="Times New Roman" w:hAnsi="Times New Roman"/>
          <w:sz w:val="24"/>
          <w:lang w:val="fr-FR"/>
        </w:rPr>
        <w:t xml:space="preserve">• Calcul de la dose individuelle : </w:t>
      </w:r>
      <w:proofErr w:type="spellStart"/>
      <w:r>
        <w:rPr>
          <w:rFonts w:ascii="Times New Roman" w:hAnsi="Times New Roman"/>
          <w:sz w:val="24"/>
          <w:lang w:val="fr-FR"/>
        </w:rPr>
        <w:t>Dose_mg</w:t>
      </w:r>
      <w:proofErr w:type="spellEnd"/>
      <w:r>
        <w:rPr>
          <w:rFonts w:ascii="Times New Roman" w:hAnsi="Times New Roman"/>
          <w:sz w:val="24"/>
          <w:lang w:val="fr-FR"/>
        </w:rPr>
        <w:t xml:space="preserve"> = 5,4 mg/kg × BW</w:t>
      </w:r>
      <w:r>
        <w:rPr>
          <w:rFonts w:ascii="Times New Roman" w:hAnsi="Times New Roman"/>
          <w:sz w:val="24"/>
        </w:rPr>
        <w:t>ᵢ</w:t>
      </w:r>
      <w:r>
        <w:rPr>
          <w:rFonts w:ascii="Times New Roman" w:hAnsi="Times New Roman"/>
          <w:sz w:val="24"/>
          <w:lang w:val="fr-FR"/>
        </w:rPr>
        <w:t>, arrondie à la dizaine de mg (pratique clinique standard)</w:t>
      </w:r>
    </w:p>
    <w:p w14:paraId="7B3DA6FD" w14:textId="77777777" w:rsidR="003722CB" w:rsidRPr="003722CB" w:rsidRDefault="003722CB" w:rsidP="003722CB">
      <w:pPr>
        <w:spacing w:after="60"/>
        <w:ind w:left="284" w:hanging="284"/>
        <w:jc w:val="both"/>
        <w:rPr>
          <w:lang w:val="fr-FR"/>
        </w:rPr>
      </w:pPr>
      <w:r>
        <w:rPr>
          <w:rFonts w:ascii="Times New Roman" w:hAnsi="Times New Roman"/>
          <w:sz w:val="24"/>
          <w:lang w:val="fr-FR"/>
        </w:rPr>
        <w:t>• Résolution numérique du système ODE complet (PK + Damage + PD) via rxode2 (solveur LSODA, pas adaptatif) sur 126 jours, avec administration IV aux jours 1, 22, 43, 64, 85, 106</w:t>
      </w:r>
    </w:p>
    <w:p w14:paraId="491EAECB" w14:textId="77777777" w:rsidR="003722CB" w:rsidRDefault="003722CB" w:rsidP="003722CB">
      <w:pPr>
        <w:spacing w:after="60"/>
        <w:ind w:left="284" w:hanging="284"/>
        <w:jc w:val="both"/>
        <w:rPr>
          <w:lang w:val="fr-FR"/>
        </w:rPr>
      </w:pPr>
      <w:r>
        <w:rPr>
          <w:rFonts w:ascii="Times New Roman" w:hAnsi="Times New Roman"/>
          <w:sz w:val="24"/>
          <w:lang w:val="fr-FR"/>
        </w:rPr>
        <w:t xml:space="preserve">• Extraction du </w:t>
      </w:r>
      <w:commentRangeStart w:id="168"/>
      <w:r>
        <w:rPr>
          <w:rFonts w:ascii="Times New Roman" w:hAnsi="Times New Roman"/>
          <w:sz w:val="24"/>
          <w:lang w:val="fr-FR"/>
        </w:rPr>
        <w:t xml:space="preserve">nadir </w:t>
      </w:r>
      <w:commentRangeEnd w:id="168"/>
      <w:r w:rsidR="00760566">
        <w:rPr>
          <w:rStyle w:val="CommentReference"/>
          <w:rFonts w:ascii="Times New Roman" w:hAnsi="Times New Roman"/>
          <w:sz w:val="24"/>
          <w:szCs w:val="22"/>
          <w:lang w:val="fr-FR"/>
        </w:rPr>
        <w:commentReference w:id="168"/>
      </w:r>
      <w:r>
        <w:rPr>
          <w:rFonts w:ascii="Times New Roman" w:hAnsi="Times New Roman"/>
          <w:sz w:val="24"/>
          <w:lang w:val="fr-FR"/>
        </w:rPr>
        <w:t xml:space="preserve">pour chaque lignée : </w:t>
      </w:r>
      <w:proofErr w:type="gramStart"/>
      <w:r>
        <w:rPr>
          <w:rFonts w:ascii="Times New Roman" w:hAnsi="Times New Roman"/>
          <w:sz w:val="24"/>
          <w:lang w:val="fr-FR"/>
        </w:rPr>
        <w:t>min(</w:t>
      </w:r>
      <w:proofErr w:type="spellStart"/>
      <w:proofErr w:type="gramEnd"/>
      <w:r>
        <w:rPr>
          <w:rFonts w:ascii="Times New Roman" w:hAnsi="Times New Roman"/>
          <w:sz w:val="24"/>
          <w:lang w:val="fr-FR"/>
        </w:rPr>
        <w:t>Neut</w:t>
      </w:r>
      <w:proofErr w:type="spellEnd"/>
      <w:r>
        <w:rPr>
          <w:rFonts w:ascii="Times New Roman" w:hAnsi="Times New Roman"/>
          <w:sz w:val="24"/>
          <w:lang w:val="fr-FR"/>
        </w:rPr>
        <w:t>(t)), min(</w:t>
      </w:r>
      <w:proofErr w:type="spellStart"/>
      <w:r>
        <w:rPr>
          <w:rFonts w:ascii="Times New Roman" w:hAnsi="Times New Roman"/>
          <w:sz w:val="24"/>
          <w:lang w:val="fr-FR"/>
        </w:rPr>
        <w:t>Plt</w:t>
      </w:r>
      <w:proofErr w:type="spellEnd"/>
      <w:r>
        <w:rPr>
          <w:rFonts w:ascii="Times New Roman" w:hAnsi="Times New Roman"/>
          <w:sz w:val="24"/>
          <w:lang w:val="fr-FR"/>
        </w:rPr>
        <w:t xml:space="preserve">(t)), min(RBC(t)) sur t </w:t>
      </w:r>
      <w:r>
        <w:rPr>
          <w:rFonts w:ascii="Cambria Math" w:hAnsi="Cambria Math" w:cs="Cambria Math"/>
          <w:sz w:val="24"/>
          <w:lang w:val="fr-FR"/>
        </w:rPr>
        <w:t>∈</w:t>
      </w:r>
      <w:r>
        <w:rPr>
          <w:rFonts w:ascii="Times New Roman" w:hAnsi="Times New Roman"/>
          <w:sz w:val="24"/>
          <w:lang w:val="fr-FR"/>
        </w:rPr>
        <w:t xml:space="preserve"> [0, 126 jours</w:t>
      </w:r>
    </w:p>
    <w:p w14:paraId="2DF66EA0" w14:textId="56F0FDC4" w:rsidR="003722CB" w:rsidRPr="003722CB" w:rsidRDefault="003722CB" w:rsidP="003722CB">
      <w:pPr>
        <w:spacing w:after="60"/>
        <w:ind w:left="284" w:hanging="284"/>
        <w:jc w:val="both"/>
        <w:rPr>
          <w:lang w:val="fr-FR"/>
        </w:rPr>
      </w:pPr>
      <w:r>
        <w:rPr>
          <w:rFonts w:ascii="Times New Roman" w:hAnsi="Times New Roman"/>
          <w:sz w:val="24"/>
          <w:lang w:val="fr-FR"/>
        </w:rPr>
        <w:t>• Attribution du grade CTCAE v5 par comparaison du nadir aux seuils (cf. §2.6)</w:t>
      </w:r>
    </w:p>
    <w:p w14:paraId="61FEC3E5" w14:textId="77777777" w:rsidR="003722CB" w:rsidRPr="003722CB" w:rsidRDefault="003722CB" w:rsidP="003722CB">
      <w:pPr>
        <w:spacing w:after="120"/>
        <w:jc w:val="both"/>
        <w:rPr>
          <w:lang w:val="fr-FR"/>
        </w:rPr>
      </w:pPr>
      <w:r>
        <w:rPr>
          <w:rFonts w:ascii="Times New Roman" w:hAnsi="Times New Roman"/>
          <w:sz w:val="24"/>
          <w:lang w:val="fr-FR"/>
        </w:rPr>
        <w:t>Le générateur pseudo-aléatoire est initialisé avec une graine fixe (</w:t>
      </w:r>
      <w:proofErr w:type="spellStart"/>
      <w:proofErr w:type="gramStart"/>
      <w:r>
        <w:rPr>
          <w:rFonts w:ascii="Times New Roman" w:hAnsi="Times New Roman"/>
          <w:sz w:val="24"/>
          <w:lang w:val="fr-FR"/>
        </w:rPr>
        <w:t>set.seed</w:t>
      </w:r>
      <w:proofErr w:type="spellEnd"/>
      <w:proofErr w:type="gramEnd"/>
      <w:r>
        <w:rPr>
          <w:rFonts w:ascii="Times New Roman" w:hAnsi="Times New Roman"/>
          <w:sz w:val="24"/>
          <w:lang w:val="fr-FR"/>
        </w:rPr>
        <w:t xml:space="preserve">(42)) garantissant la reproductibilité exacte des résultats. La taille de N=300 patients </w:t>
      </w:r>
      <w:proofErr w:type="gramStart"/>
      <w:r>
        <w:rPr>
          <w:rFonts w:ascii="Times New Roman" w:hAnsi="Times New Roman"/>
          <w:sz w:val="24"/>
          <w:lang w:val="fr-FR"/>
        </w:rPr>
        <w:t>a</w:t>
      </w:r>
      <w:proofErr w:type="gramEnd"/>
      <w:r>
        <w:rPr>
          <w:rFonts w:ascii="Times New Roman" w:hAnsi="Times New Roman"/>
          <w:sz w:val="24"/>
          <w:lang w:val="fr-FR"/>
        </w:rPr>
        <w:t xml:space="preserve"> été choisie pour assurer une estimation stable des proportions de grades rares (G4 &lt; 5%) avec une erreur standard inférieure à 1,5 point de pourcentage (intervalle de confiance à 95% : ±1,5%).</w:t>
      </w:r>
    </w:p>
    <w:p w14:paraId="05AE04E2" w14:textId="77777777" w:rsidR="003722CB" w:rsidRPr="003722CB" w:rsidRDefault="003722CB" w:rsidP="003722CB">
      <w:pPr>
        <w:pStyle w:val="Titre4"/>
        <w:rPr>
          <w:lang w:val="fr-FR"/>
        </w:rPr>
      </w:pPr>
      <w:r>
        <w:rPr>
          <w:lang w:val="fr-FR"/>
        </w:rPr>
        <w:t>Résumé statistique des grades simulés</w:t>
      </w:r>
    </w:p>
    <w:p w14:paraId="7FFDF9A9" w14:textId="62F2A51F" w:rsidR="003722CB" w:rsidRPr="003722CB" w:rsidRDefault="003722CB" w:rsidP="003722CB">
      <w:pPr>
        <w:spacing w:after="120"/>
        <w:jc w:val="both"/>
        <w:rPr>
          <w:lang w:val="fr-FR"/>
        </w:rPr>
      </w:pPr>
      <w:r>
        <w:rPr>
          <w:rFonts w:ascii="Times New Roman" w:hAnsi="Times New Roman"/>
          <w:sz w:val="24"/>
          <w:lang w:val="fr-FR"/>
        </w:rPr>
        <w:t>Pour chaque toxicité, les résultats sont résumés par la proportion de patients atteignant chaque grade (</w:t>
      </w:r>
      <w:commentRangeStart w:id="169"/>
      <w:commentRangeStart w:id="170"/>
      <w:r>
        <w:rPr>
          <w:rFonts w:ascii="Times New Roman" w:hAnsi="Times New Roman"/>
          <w:sz w:val="24"/>
          <w:lang w:val="fr-FR"/>
        </w:rPr>
        <w:t>G0 à G4</w:t>
      </w:r>
      <w:commentRangeEnd w:id="169"/>
      <w:r w:rsidR="003C40C8">
        <w:rPr>
          <w:rStyle w:val="CommentReference"/>
          <w:rFonts w:ascii="Times New Roman" w:hAnsi="Times New Roman"/>
          <w:sz w:val="24"/>
          <w:szCs w:val="22"/>
          <w:lang w:val="fr-FR"/>
        </w:rPr>
        <w:commentReference w:id="169"/>
      </w:r>
      <w:commentRangeEnd w:id="170"/>
      <w:r>
        <w:rPr>
          <w:rStyle w:val="CommentReference"/>
        </w:rPr>
        <w:commentReference w:id="170"/>
      </w:r>
      <w:r>
        <w:rPr>
          <w:rFonts w:ascii="Times New Roman" w:hAnsi="Times New Roman"/>
          <w:sz w:val="24"/>
          <w:lang w:val="fr-FR"/>
        </w:rPr>
        <w:t>), le taux de tout grade (G≥1 = 100% − %G0) et le taux de grade sévère (G3-4 = %G3 + %G4). Ces métriques sont directement comparables aux données de fréquence rapportées dans les notices médicamenteuses et les publications d'essais cliniques.</w:t>
      </w:r>
    </w:p>
    <w:p w14:paraId="6B1F0C78" w14:textId="77777777" w:rsidR="003722CB" w:rsidRDefault="003722CB" w:rsidP="003722CB">
      <w:pPr>
        <w:rPr>
          <w:lang w:val="fr-FR"/>
        </w:rPr>
      </w:pPr>
    </w:p>
    <w:p w14:paraId="67FEB84D" w14:textId="77777777" w:rsidR="00CD1816" w:rsidRPr="00D4201B" w:rsidRDefault="00CD1816" w:rsidP="00D4201B">
      <w:pPr>
        <w:pStyle w:val="Titre2"/>
        <w:rPr>
          <w:lang w:val="fr-FR"/>
        </w:rPr>
      </w:pPr>
      <w:bookmarkStart w:id="171" w:name="_Toc231291035"/>
      <w:r>
        <w:rPr>
          <w:lang w:val="fr-FR"/>
        </w:rPr>
        <w:t>2.5 Évaluation de la performance prédictive</w:t>
      </w:r>
      <w:bookmarkEnd w:id="171"/>
    </w:p>
    <w:p w14:paraId="31F155E3" w14:textId="77777777" w:rsidR="00CD1816" w:rsidRPr="00D4201B" w:rsidRDefault="00CD1816" w:rsidP="00CD1816">
      <w:pPr>
        <w:spacing w:after="120"/>
        <w:ind w:firstLine="567"/>
        <w:jc w:val="both"/>
        <w:rPr>
          <w:lang w:val="fr-FR"/>
        </w:rPr>
      </w:pPr>
      <w:r>
        <w:rPr>
          <w:rFonts w:ascii="Times New Roman" w:hAnsi="Times New Roman"/>
          <w:sz w:val="24"/>
          <w:lang w:val="fr-FR"/>
        </w:rPr>
        <w:t>La validation du modèle repose sur la comparaison systématique des proportions de patients simulés atteignant chaque grade CTCAE aux proportions rapportées dans les données cliniques de référence (étude DESTINY-Breast03, rapport FDA). Quatre outils statistiques complémentaires ont été utilisés.</w:t>
      </w:r>
    </w:p>
    <w:p w14:paraId="1278BF3B" w14:textId="77777777" w:rsidR="00CD1816" w:rsidRPr="00D4201B" w:rsidRDefault="00CD1816" w:rsidP="00D4201B">
      <w:pPr>
        <w:pStyle w:val="Titre3"/>
        <w:rPr>
          <w:lang w:val="fr-FR"/>
        </w:rPr>
      </w:pPr>
      <w:bookmarkStart w:id="172" w:name="_Toc231291036"/>
      <w:r>
        <w:rPr>
          <w:lang w:val="fr-FR"/>
        </w:rPr>
        <w:t>Intervalles de confiance de Wilson</w:t>
      </w:r>
      <w:bookmarkEnd w:id="172"/>
    </w:p>
    <w:p w14:paraId="3D4D0523" w14:textId="77777777" w:rsidR="00CD1816" w:rsidRPr="00D4201B" w:rsidRDefault="00CD1816" w:rsidP="00CD1816">
      <w:pPr>
        <w:spacing w:after="120"/>
        <w:ind w:firstLine="567"/>
        <w:jc w:val="both"/>
        <w:rPr>
          <w:lang w:val="fr-FR"/>
        </w:rPr>
      </w:pPr>
      <w:r>
        <w:rPr>
          <w:rFonts w:ascii="Times New Roman" w:hAnsi="Times New Roman"/>
          <w:sz w:val="24"/>
          <w:lang w:val="fr-FR"/>
        </w:rPr>
        <w:t>Pour chaque proportion prédite p estimée sur N=300 patients simulés, un intervalle de confiance à 95% a été calculé selon la méthode de Wilson, préférable à l'approximation normale de Wald lorsque p est proche de 0 ou 1 :</w:t>
      </w:r>
    </w:p>
    <w:p w14:paraId="4ECAED3A" w14:textId="569E7B10" w:rsidR="00CD1816" w:rsidRPr="00613E9E" w:rsidRDefault="00DD375B" w:rsidP="00CD1816">
      <w:pPr>
        <w:spacing w:before="120" w:after="120"/>
        <w:jc w:val="center"/>
        <w:rPr>
          <w:lang w:val="fr-FR"/>
        </w:rPr>
      </w:pPr>
      <m:oMathPara>
        <m:oMath>
          <m:r>
            <w:rPr>
              <w:rFonts w:ascii="Cambria Math" w:hAnsi="Cambria Math"/>
              <w:lang w:val="fr-FR"/>
            </w:rPr>
            <m:t>IC₉₅% = p ± 1,96 × √( p(1-p) / N )</m:t>
          </m:r>
        </m:oMath>
      </m:oMathPara>
    </w:p>
    <w:p w14:paraId="59FB97EB" w14:textId="77777777" w:rsidR="00CD1816" w:rsidRPr="00D4201B" w:rsidRDefault="00CD1816" w:rsidP="00CD1816">
      <w:pPr>
        <w:spacing w:after="120"/>
        <w:ind w:firstLine="567"/>
        <w:jc w:val="both"/>
        <w:rPr>
          <w:lang w:val="fr-FR"/>
        </w:rPr>
      </w:pPr>
      <w:r>
        <w:rPr>
          <w:rFonts w:ascii="Times New Roman" w:hAnsi="Times New Roman"/>
          <w:sz w:val="24"/>
          <w:lang w:val="fr-FR"/>
        </w:rPr>
        <w:t xml:space="preserve">Cette méthode garantit que les bornes restent dans [0, 1] et est recommandée pour les proportions issues de simulations Monte-Carlo. Elle permet de visualiser graphiquement si les </w:t>
      </w:r>
      <w:r>
        <w:rPr>
          <w:rFonts w:ascii="Times New Roman" w:hAnsi="Times New Roman"/>
          <w:sz w:val="24"/>
          <w:lang w:val="fr-FR"/>
        </w:rPr>
        <w:lastRenderedPageBreak/>
        <w:t>proportions observées cliniquement tombent dans l'intervalle prédit par le modèle, fournissant ainsi un critère de validation quantitatif.</w:t>
      </w:r>
    </w:p>
    <w:p w14:paraId="24000803" w14:textId="77777777" w:rsidR="00CD1816" w:rsidRPr="00D4201B" w:rsidRDefault="00CD1816" w:rsidP="00D4201B">
      <w:pPr>
        <w:pStyle w:val="Titre3"/>
        <w:rPr>
          <w:lang w:val="fr-FR"/>
        </w:rPr>
      </w:pPr>
      <w:bookmarkStart w:id="173" w:name="_Toc231291037"/>
      <w:r>
        <w:rPr>
          <w:lang w:val="fr-FR"/>
        </w:rPr>
        <w:t>Métriques d'erreur : RMSE et MAE</w:t>
      </w:r>
      <w:bookmarkEnd w:id="173"/>
    </w:p>
    <w:p w14:paraId="3040154F" w14:textId="0D49C5E3" w:rsidR="00CD1816" w:rsidRPr="00D4201B" w:rsidRDefault="00CD1816" w:rsidP="00CD1816">
      <w:pPr>
        <w:spacing w:after="120"/>
        <w:ind w:firstLine="567"/>
        <w:jc w:val="both"/>
        <w:rPr>
          <w:lang w:val="fr-FR"/>
        </w:rPr>
      </w:pPr>
      <w:r>
        <w:rPr>
          <w:rFonts w:ascii="Times New Roman" w:hAnsi="Times New Roman"/>
          <w:sz w:val="24"/>
          <w:lang w:val="fr-FR"/>
        </w:rPr>
        <w:t xml:space="preserve">La qualité globale des prédictions a été mesurée par deux métriques d'erreur calculées sur l'ensemble des </w:t>
      </w:r>
      <w:commentRangeStart w:id="174"/>
      <w:r>
        <w:rPr>
          <w:rFonts w:ascii="Times New Roman" w:hAnsi="Times New Roman"/>
          <w:sz w:val="24"/>
          <w:lang w:val="fr-FR"/>
        </w:rPr>
        <w:t>6 comparaisons disponibles (3 toxicités × 2 niveaux de sévérité :</w:t>
      </w:r>
      <w:commentRangeEnd w:id="174"/>
      <w:r w:rsidR="005A588C">
        <w:rPr>
          <w:rStyle w:val="CommentReference"/>
          <w:rFonts w:ascii="Times New Roman" w:hAnsi="Times New Roman"/>
          <w:sz w:val="24"/>
          <w:szCs w:val="22"/>
          <w:lang w:val="fr-FR"/>
        </w:rPr>
        <w:commentReference w:id="174"/>
      </w:r>
      <w:r>
        <w:rPr>
          <w:rFonts w:ascii="Times New Roman" w:hAnsi="Times New Roman"/>
          <w:sz w:val="24"/>
          <w:lang w:val="fr-FR"/>
        </w:rPr>
        <w:t xml:space="preserve"> tout grade et grade ≥3) :</w:t>
      </w:r>
    </w:p>
    <w:p w14:paraId="257E56B6" w14:textId="68B8A17E" w:rsidR="00CD1816" w:rsidRPr="00D4201B" w:rsidRDefault="00CD1816" w:rsidP="00CD1816">
      <w:pPr>
        <w:spacing w:before="120" w:after="120"/>
        <w:jc w:val="center"/>
        <w:rPr>
          <w:iCs/>
          <w:color w:val="000000" w:themeColor="text1"/>
          <w:lang w:val="fr-FR"/>
        </w:rPr>
      </w:pPr>
      <m:oMathPara>
        <m:oMath>
          <m:r>
            <w:rPr>
              <w:rFonts w:ascii="Cambria Math" w:hAnsi="Cambria Math"/>
              <w:color w:val="000000" w:themeColor="text1"/>
              <w:lang w:val="fr-FR"/>
            </w:rPr>
            <m:t>RMSE = √</m:t>
          </m:r>
          <m:d>
            <m:dPr>
              <m:begChr m:val="["/>
              <m:endChr m:val="]"/>
              <m:ctrlPr>
                <w:rPr>
                  <w:rFonts w:ascii="Cambria Math" w:hAnsi="Cambria Math"/>
                  <w:i/>
                  <w:iCs/>
                  <w:color w:val="000000" w:themeColor="text1"/>
                  <w:lang w:val="fr-FR"/>
                </w:rPr>
              </m:ctrlPr>
            </m:dPr>
            <m:e>
              <m:r>
                <w:rPr>
                  <w:rFonts w:ascii="Cambria Math" w:hAnsi="Cambria Math"/>
                  <w:color w:val="000000" w:themeColor="text1"/>
                  <w:lang w:val="fr-FR"/>
                </w:rPr>
                <m:t xml:space="preserve"> </m:t>
              </m:r>
              <m:d>
                <m:dPr>
                  <m:ctrlPr>
                    <w:rPr>
                      <w:rFonts w:ascii="Cambria Math" w:hAnsi="Cambria Math"/>
                      <w:i/>
                      <w:iCs/>
                      <w:color w:val="000000" w:themeColor="text1"/>
                      <w:lang w:val="fr-FR"/>
                    </w:rPr>
                  </m:ctrlPr>
                </m:dPr>
                <m:e>
                  <m:f>
                    <m:fPr>
                      <m:ctrlPr>
                        <w:rPr>
                          <w:rFonts w:ascii="Cambria Math" w:hAnsi="Cambria Math"/>
                          <w:i/>
                          <w:iCs/>
                          <w:color w:val="000000" w:themeColor="text1"/>
                          <w:lang w:val="fr-FR"/>
                        </w:rPr>
                      </m:ctrlPr>
                    </m:fPr>
                    <m:num>
                      <m:r>
                        <w:rPr>
                          <w:rFonts w:ascii="Cambria Math" w:hAnsi="Cambria Math"/>
                          <w:color w:val="000000" w:themeColor="text1"/>
                          <w:lang w:val="fr-FR"/>
                        </w:rPr>
                        <m:t>1</m:t>
                      </m:r>
                    </m:num>
                    <m:den>
                      <m:r>
                        <w:rPr>
                          <w:rFonts w:ascii="Cambria Math" w:hAnsi="Cambria Math"/>
                          <w:color w:val="000000" w:themeColor="text1"/>
                          <w:lang w:val="fr-FR"/>
                        </w:rPr>
                        <m:t>n</m:t>
                      </m:r>
                    </m:den>
                  </m:f>
                </m:e>
              </m:d>
              <m:r>
                <w:rPr>
                  <w:rFonts w:ascii="Cambria Math" w:hAnsi="Cambria Math"/>
                  <w:color w:val="000000" w:themeColor="text1"/>
                  <w:lang w:val="fr-FR"/>
                </w:rPr>
                <m:t xml:space="preserve"> × </m:t>
              </m:r>
              <m:r>
                <w:rPr>
                  <w:rFonts w:ascii="Cambria Math" w:hAnsi="Cambria Math"/>
                  <w:color w:val="000000" w:themeColor="text1"/>
                </w:rPr>
                <m:t>Σᵢ</m:t>
              </m:r>
              <m:r>
                <w:rPr>
                  <w:rFonts w:ascii="Cambria Math" w:hAnsi="Cambria Math"/>
                  <w:color w:val="000000" w:themeColor="text1"/>
                  <w:lang w:val="fr-FR"/>
                </w:rPr>
                <m:t xml:space="preserve"> </m:t>
              </m:r>
              <m:sSup>
                <m:sSupPr>
                  <m:ctrlPr>
                    <w:rPr>
                      <w:rFonts w:ascii="Cambria Math" w:hAnsi="Cambria Math"/>
                      <w:i/>
                      <w:iCs/>
                      <w:color w:val="000000" w:themeColor="text1"/>
                      <w:lang w:val="fr-FR"/>
                    </w:rPr>
                  </m:ctrlPr>
                </m:sSupPr>
                <m:e>
                  <m:d>
                    <m:dPr>
                      <m:ctrlPr>
                        <w:rPr>
                          <w:rFonts w:ascii="Cambria Math" w:hAnsi="Cambria Math"/>
                          <w:i/>
                          <w:iCs/>
                          <w:color w:val="000000" w:themeColor="text1"/>
                          <w:lang w:val="fr-FR"/>
                        </w:rPr>
                      </m:ctrlPr>
                    </m:dPr>
                    <m:e>
                      <m:acc>
                        <m:accPr>
                          <m:ctrlPr>
                            <w:rPr>
                              <w:rFonts w:ascii="Cambria Math" w:hAnsi="Cambria Math"/>
                              <w:i/>
                              <w:iCs/>
                              <w:color w:val="000000" w:themeColor="text1"/>
                              <w:lang w:val="fr-FR"/>
                            </w:rPr>
                          </m:ctrlPr>
                        </m:accPr>
                        <m:e>
                          <m:r>
                            <w:rPr>
                              <w:rFonts w:ascii="Cambria Math" w:hAnsi="Cambria Math"/>
                              <w:color w:val="000000" w:themeColor="text1"/>
                              <w:lang w:val="fr-FR"/>
                            </w:rPr>
                            <m:t>p</m:t>
                          </m:r>
                        </m:e>
                      </m:acc>
                      <m:r>
                        <w:rPr>
                          <w:rFonts w:ascii="Cambria Math" w:hAnsi="Cambria Math"/>
                          <w:color w:val="000000" w:themeColor="text1"/>
                        </w:rPr>
                        <m:t>ᵢ</m:t>
                      </m:r>
                      <m:r>
                        <w:rPr>
                          <w:rFonts w:ascii="Cambria Math" w:hAnsi="Cambria Math"/>
                          <w:color w:val="000000" w:themeColor="text1"/>
                          <w:lang w:val="fr-FR"/>
                        </w:rPr>
                        <m:t xml:space="preserve"> - p</m:t>
                      </m:r>
                      <m:r>
                        <w:rPr>
                          <w:rFonts w:ascii="Cambria Math" w:hAnsi="Cambria Math"/>
                          <w:color w:val="000000" w:themeColor="text1"/>
                        </w:rPr>
                        <m:t>ᵢ</m:t>
                      </m:r>
                    </m:e>
                  </m:d>
                </m:e>
                <m:sup>
                  <m:r>
                    <w:rPr>
                      <w:rFonts w:ascii="Cambria Math" w:hAnsi="Cambria Math"/>
                      <w:color w:val="000000" w:themeColor="text1"/>
                      <w:lang w:val="fr-FR"/>
                    </w:rPr>
                    <m:t>2</m:t>
                  </m:r>
                </m:sup>
              </m:sSup>
            </m:e>
          </m:d>
          <m:r>
            <w:rPr>
              <w:rFonts w:ascii="Cambria Math" w:hAnsi="Cambria Math"/>
              <w:color w:val="000000" w:themeColor="text1"/>
              <w:lang w:val="fr-FR"/>
            </w:rPr>
            <m:t xml:space="preserve">     MAE = </m:t>
          </m:r>
          <m:d>
            <m:dPr>
              <m:ctrlPr>
                <w:rPr>
                  <w:rFonts w:ascii="Cambria Math" w:hAnsi="Cambria Math"/>
                  <w:i/>
                  <w:iCs/>
                  <w:color w:val="000000" w:themeColor="text1"/>
                  <w:lang w:val="fr-FR"/>
                </w:rPr>
              </m:ctrlPr>
            </m:dPr>
            <m:e>
              <m:f>
                <m:fPr>
                  <m:ctrlPr>
                    <w:rPr>
                      <w:rFonts w:ascii="Cambria Math" w:hAnsi="Cambria Math"/>
                      <w:i/>
                      <w:iCs/>
                      <w:color w:val="000000" w:themeColor="text1"/>
                      <w:lang w:val="fr-FR"/>
                    </w:rPr>
                  </m:ctrlPr>
                </m:fPr>
                <m:num>
                  <m:r>
                    <w:rPr>
                      <w:rFonts w:ascii="Cambria Math" w:hAnsi="Cambria Math"/>
                      <w:color w:val="000000" w:themeColor="text1"/>
                      <w:lang w:val="fr-FR"/>
                    </w:rPr>
                    <m:t>1</m:t>
                  </m:r>
                </m:num>
                <m:den>
                  <m:r>
                    <w:rPr>
                      <w:rFonts w:ascii="Cambria Math" w:hAnsi="Cambria Math"/>
                      <w:color w:val="000000" w:themeColor="text1"/>
                      <w:lang w:val="fr-FR"/>
                    </w:rPr>
                    <m:t>n</m:t>
                  </m:r>
                </m:den>
              </m:f>
            </m:e>
          </m:d>
          <m:r>
            <w:rPr>
              <w:rFonts w:ascii="Cambria Math" w:hAnsi="Cambria Math"/>
              <w:color w:val="000000" w:themeColor="text1"/>
              <w:lang w:val="fr-FR"/>
            </w:rPr>
            <m:t xml:space="preserve"> × </m:t>
          </m:r>
          <m:r>
            <w:rPr>
              <w:rFonts w:ascii="Cambria Math" w:hAnsi="Cambria Math"/>
              <w:color w:val="000000" w:themeColor="text1"/>
            </w:rPr>
            <m:t>Σᵢ</m:t>
          </m:r>
          <m:r>
            <w:rPr>
              <w:rFonts w:ascii="Cambria Math" w:hAnsi="Cambria Math"/>
              <w:color w:val="000000" w:themeColor="text1"/>
              <w:lang w:val="fr-FR"/>
            </w:rPr>
            <m:t xml:space="preserve"> </m:t>
          </m:r>
          <m:d>
            <m:dPr>
              <m:begChr m:val="|"/>
              <m:endChr m:val="|"/>
              <m:ctrlPr>
                <w:rPr>
                  <w:rFonts w:ascii="Cambria Math" w:hAnsi="Cambria Math"/>
                  <w:i/>
                  <w:iCs/>
                  <w:color w:val="000000" w:themeColor="text1"/>
                  <w:lang w:val="fr-FR"/>
                </w:rPr>
              </m:ctrlPr>
            </m:dPr>
            <m:e>
              <m:acc>
                <m:accPr>
                  <m:ctrlPr>
                    <w:rPr>
                      <w:rFonts w:ascii="Cambria Math" w:hAnsi="Cambria Math"/>
                      <w:i/>
                      <w:iCs/>
                      <w:color w:val="000000" w:themeColor="text1"/>
                      <w:lang w:val="fr-FR"/>
                    </w:rPr>
                  </m:ctrlPr>
                </m:accPr>
                <m:e>
                  <m:r>
                    <w:rPr>
                      <w:rFonts w:ascii="Cambria Math" w:hAnsi="Cambria Math"/>
                      <w:color w:val="000000" w:themeColor="text1"/>
                      <w:lang w:val="fr-FR"/>
                    </w:rPr>
                    <m:t>p</m:t>
                  </m:r>
                </m:e>
              </m:acc>
              <m:r>
                <w:rPr>
                  <w:rFonts w:ascii="Cambria Math" w:hAnsi="Cambria Math"/>
                  <w:color w:val="000000" w:themeColor="text1"/>
                </w:rPr>
                <m:t>ᵢ</m:t>
              </m:r>
              <m:r>
                <w:rPr>
                  <w:rFonts w:ascii="Cambria Math" w:hAnsi="Cambria Math"/>
                  <w:color w:val="000000" w:themeColor="text1"/>
                  <w:lang w:val="fr-FR"/>
                </w:rPr>
                <m:t xml:space="preserve"> - p</m:t>
              </m:r>
              <m:r>
                <w:rPr>
                  <w:rFonts w:ascii="Cambria Math" w:hAnsi="Cambria Math"/>
                  <w:color w:val="000000" w:themeColor="text1"/>
                </w:rPr>
                <m:t>ᵢ</m:t>
              </m:r>
            </m:e>
          </m:d>
        </m:oMath>
      </m:oMathPara>
    </w:p>
    <w:p w14:paraId="7AD143E1" w14:textId="77777777" w:rsidR="00CD1816" w:rsidRPr="00D4201B" w:rsidRDefault="00CD1816" w:rsidP="00CD1816">
      <w:pPr>
        <w:spacing w:after="120"/>
        <w:ind w:firstLine="567"/>
        <w:jc w:val="both"/>
        <w:rPr>
          <w:lang w:val="fr-FR"/>
        </w:rPr>
      </w:pPr>
      <w:proofErr w:type="gramStart"/>
      <w:r>
        <w:rPr>
          <w:rFonts w:ascii="Times New Roman" w:hAnsi="Times New Roman"/>
          <w:sz w:val="24"/>
          <w:lang w:val="fr-FR"/>
        </w:rPr>
        <w:t>où</w:t>
      </w:r>
      <w:proofErr w:type="gramEnd"/>
      <w:r>
        <w:rPr>
          <w:rFonts w:ascii="Times New Roman" w:hAnsi="Times New Roman"/>
          <w:sz w:val="24"/>
          <w:lang w:val="fr-FR"/>
        </w:rPr>
        <w:t xml:space="preserve"> p̂</w:t>
      </w:r>
      <w:r>
        <w:rPr>
          <w:rFonts w:ascii="Times New Roman" w:hAnsi="Times New Roman"/>
          <w:sz w:val="24"/>
        </w:rPr>
        <w:t>ᵢ</w:t>
      </w:r>
      <w:r>
        <w:rPr>
          <w:rFonts w:ascii="Times New Roman" w:hAnsi="Times New Roman"/>
          <w:sz w:val="24"/>
          <w:lang w:val="fr-FR"/>
        </w:rPr>
        <w:t xml:space="preserve"> est la proportion prédite par le modèle et p</w:t>
      </w:r>
      <w:r>
        <w:rPr>
          <w:rFonts w:ascii="Times New Roman" w:hAnsi="Times New Roman"/>
          <w:sz w:val="24"/>
        </w:rPr>
        <w:t>ᵢ</w:t>
      </w:r>
      <w:r>
        <w:rPr>
          <w:rFonts w:ascii="Times New Roman" w:hAnsi="Times New Roman"/>
          <w:sz w:val="24"/>
          <w:lang w:val="fr-FR"/>
        </w:rPr>
        <w:t xml:space="preserve"> la proportion observée dans les données cliniques pour la comparaison i. La RMSE pénalise davantage les erreurs importantes (sensibilité aux </w:t>
      </w:r>
      <w:commentRangeStart w:id="175"/>
      <w:proofErr w:type="spellStart"/>
      <w:r>
        <w:rPr>
          <w:rFonts w:ascii="Times New Roman" w:hAnsi="Times New Roman"/>
          <w:sz w:val="24"/>
          <w:lang w:val="fr-FR"/>
        </w:rPr>
        <w:t>outliers</w:t>
      </w:r>
      <w:commentRangeEnd w:id="175"/>
      <w:proofErr w:type="spellEnd"/>
      <w:r w:rsidR="00E66FB8">
        <w:rPr>
          <w:rStyle w:val="CommentReference"/>
          <w:rFonts w:ascii="Times New Roman" w:hAnsi="Times New Roman"/>
          <w:sz w:val="24"/>
          <w:szCs w:val="22"/>
          <w:lang w:val="fr-FR"/>
        </w:rPr>
        <w:commentReference w:id="175"/>
      </w:r>
      <w:r>
        <w:rPr>
          <w:rFonts w:ascii="Times New Roman" w:hAnsi="Times New Roman"/>
          <w:sz w:val="24"/>
          <w:lang w:val="fr-FR"/>
        </w:rPr>
        <w:t>), tandis que la MAE donne une estimation plus robuste de l'erreur moyenne absolue. Ces deux métriques sont exprimées en points de proportion (0–1) et permettent une interprétation directe de l'écart cliniquement significatif entre modèle et données.</w:t>
      </w:r>
    </w:p>
    <w:p w14:paraId="4925FEAE" w14:textId="77777777" w:rsidR="00CD1816" w:rsidRPr="00D4201B" w:rsidRDefault="00CD1816" w:rsidP="00D4201B">
      <w:pPr>
        <w:pStyle w:val="Titre3"/>
        <w:rPr>
          <w:lang w:val="fr-FR"/>
        </w:rPr>
      </w:pPr>
      <w:bookmarkStart w:id="176" w:name="_Toc231291038"/>
      <w:r>
        <w:rPr>
          <w:lang w:val="fr-FR"/>
        </w:rPr>
        <w:t>Graphique de calibration</w:t>
      </w:r>
      <w:bookmarkEnd w:id="176"/>
    </w:p>
    <w:p w14:paraId="51A8416F" w14:textId="623960C4" w:rsidR="00CD1816" w:rsidRPr="00D4201B" w:rsidRDefault="00CD1816" w:rsidP="00CD1816">
      <w:pPr>
        <w:spacing w:after="120"/>
        <w:ind w:firstLine="567"/>
        <w:jc w:val="both"/>
        <w:rPr>
          <w:lang w:val="fr-FR"/>
        </w:rPr>
      </w:pPr>
      <w:commentRangeStart w:id="177"/>
      <w:r>
        <w:rPr>
          <w:rFonts w:ascii="Times New Roman" w:hAnsi="Times New Roman"/>
          <w:sz w:val="24"/>
          <w:lang w:val="fr-FR"/>
        </w:rPr>
        <w:t>Un graphique de calibration a été produit en portant les proportions prédites en abscisse et les proportions observées en ordonnée, pour chacune des 6 comparaisons. La droite d'identité (y = x) constitue la référence d'un modèle parfaitement calibré. Les points situés au-dessus de cette droite indiquent une sous-prédiction (le modèle sous-estime la toxicité observée) ; ceux situés en dessous indiquent une sur-prédiction. Les barres d'erreur représentent les IC95% de Wilson sur les proportions prédites. Ce graphique constitue un outil de diagnostic visuel permettant d'identifier des biais systématiques par type de toxicité.</w:t>
      </w:r>
      <w:commentRangeEnd w:id="177"/>
      <w:r w:rsidR="00245190" w:rsidRPr="00D4201B">
        <w:rPr>
          <w:rStyle w:val="CommentReference"/>
          <w:sz w:val="22"/>
          <w:szCs w:val="22"/>
          <w:lang w:val="fr-FR"/>
        </w:rPr>
        <w:commentReference w:id="177"/>
      </w:r>
    </w:p>
    <w:p w14:paraId="3EE33290" w14:textId="77777777" w:rsidR="00CD1816" w:rsidRPr="00D4201B" w:rsidRDefault="00CD1816" w:rsidP="00D4201B">
      <w:pPr>
        <w:pStyle w:val="Titre3"/>
        <w:rPr>
          <w:lang w:val="fr-FR"/>
        </w:rPr>
      </w:pPr>
      <w:bookmarkStart w:id="178" w:name="_Toc231291039"/>
      <w:r>
        <w:rPr>
          <w:lang w:val="fr-FR"/>
        </w:rPr>
        <w:t>Analyse de sensibilité paramétrique</w:t>
      </w:r>
      <w:bookmarkEnd w:id="178"/>
    </w:p>
    <w:p w14:paraId="2D17A617" w14:textId="77777777" w:rsidR="00CD1816" w:rsidRPr="00D4201B" w:rsidRDefault="00CD1816" w:rsidP="00CD1816">
      <w:pPr>
        <w:spacing w:after="120"/>
        <w:ind w:firstLine="567"/>
        <w:jc w:val="both"/>
        <w:rPr>
          <w:sz w:val="24"/>
          <w:szCs w:val="24"/>
          <w:lang w:val="fr-FR"/>
        </w:rPr>
      </w:pPr>
      <w:r>
        <w:rPr>
          <w:rFonts w:ascii="Times New Roman" w:hAnsi="Times New Roman"/>
          <w:sz w:val="24"/>
          <w:szCs w:val="24"/>
          <w:lang w:val="fr-FR"/>
        </w:rPr>
        <w:t>Une analyse de sensibilité a été conduite pour identifier les paramètres du modèle les plus influents sur la prédiction du grade de neutropénie sévère (G≥3), qui constitue la toxicité dose-limitante principale du T-</w:t>
      </w:r>
      <w:proofErr w:type="spellStart"/>
      <w:r>
        <w:rPr>
          <w:rFonts w:ascii="Times New Roman" w:hAnsi="Times New Roman"/>
          <w:sz w:val="24"/>
          <w:szCs w:val="24"/>
          <w:lang w:val="fr-FR"/>
        </w:rPr>
        <w:t>DXd</w:t>
      </w:r>
      <w:proofErr w:type="spellEnd"/>
      <w:r>
        <w:rPr>
          <w:rFonts w:ascii="Times New Roman" w:hAnsi="Times New Roman"/>
          <w:sz w:val="24"/>
          <w:szCs w:val="24"/>
          <w:lang w:val="fr-FR"/>
        </w:rPr>
        <w:t>. Deux approches complémentaires ont été utilisées :</w:t>
      </w:r>
    </w:p>
    <w:p w14:paraId="7F4B89C8" w14:textId="77777777" w:rsidR="00CD1816" w:rsidRPr="00D4201B" w:rsidRDefault="00CD1816" w:rsidP="00CD1816">
      <w:pPr>
        <w:spacing w:after="60"/>
        <w:ind w:left="283" w:hanging="227"/>
        <w:rPr>
          <w:sz w:val="24"/>
          <w:szCs w:val="24"/>
          <w:lang w:val="fr-FR"/>
        </w:rPr>
      </w:pPr>
      <w:r>
        <w:rPr>
          <w:rFonts w:ascii="Times New Roman" w:hAnsi="Times New Roman"/>
          <w:sz w:val="24"/>
          <w:szCs w:val="24"/>
          <w:lang w:val="fr-FR"/>
        </w:rPr>
        <w:t>• Corrélation de Spearman (</w:t>
      </w:r>
      <w:r>
        <w:rPr>
          <w:rFonts w:ascii="Times New Roman" w:hAnsi="Times New Roman"/>
          <w:sz w:val="24"/>
          <w:szCs w:val="24"/>
        </w:rPr>
        <w:t>ρ</w:t>
      </w:r>
      <w:r>
        <w:rPr>
          <w:rFonts w:ascii="Times New Roman" w:hAnsi="Times New Roman"/>
          <w:sz w:val="24"/>
          <w:szCs w:val="24"/>
          <w:lang w:val="fr-FR"/>
        </w:rPr>
        <w:t xml:space="preserve">) : pour chacun des N=300 patients simulés, la valeur individuelle de chaque paramètre PK/PD (CL, V1, </w:t>
      </w:r>
      <w:proofErr w:type="spellStart"/>
      <w:r>
        <w:rPr>
          <w:rFonts w:ascii="Times New Roman" w:hAnsi="Times New Roman"/>
          <w:sz w:val="24"/>
          <w:szCs w:val="24"/>
          <w:lang w:val="fr-FR"/>
        </w:rPr>
        <w:t>Slope_MPP</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k_rep</w:t>
      </w:r>
      <w:proofErr w:type="spellEnd"/>
      <w:r>
        <w:rPr>
          <w:rFonts w:ascii="Times New Roman" w:hAnsi="Times New Roman"/>
          <w:sz w:val="24"/>
          <w:szCs w:val="24"/>
          <w:lang w:val="fr-FR"/>
        </w:rPr>
        <w:t xml:space="preserve">, etc.) a été corrélée au nadir de neutrophiles correspondant. Le coefficient </w:t>
      </w:r>
      <w:r>
        <w:rPr>
          <w:rFonts w:ascii="Times New Roman" w:hAnsi="Times New Roman"/>
          <w:sz w:val="24"/>
          <w:szCs w:val="24"/>
        </w:rPr>
        <w:t>ρ</w:t>
      </w:r>
      <w:r>
        <w:rPr>
          <w:rFonts w:ascii="Times New Roman" w:hAnsi="Times New Roman"/>
          <w:sz w:val="24"/>
          <w:szCs w:val="24"/>
          <w:lang w:val="fr-FR"/>
        </w:rPr>
        <w:t xml:space="preserve"> de Spearman, non-paramétrique et robuste aux distributions asymétriques, quantifie la force et le sens de cette relation. Un |</w:t>
      </w:r>
      <w:r>
        <w:rPr>
          <w:rFonts w:ascii="Times New Roman" w:hAnsi="Times New Roman"/>
          <w:sz w:val="24"/>
          <w:szCs w:val="24"/>
        </w:rPr>
        <w:t>ρ</w:t>
      </w:r>
      <w:r>
        <w:rPr>
          <w:rFonts w:ascii="Times New Roman" w:hAnsi="Times New Roman"/>
          <w:sz w:val="24"/>
          <w:szCs w:val="24"/>
          <w:lang w:val="fr-FR"/>
        </w:rPr>
        <w:t xml:space="preserve">| &gt; 0,3 a été retenu comme seuil de </w:t>
      </w:r>
      <w:commentRangeStart w:id="179"/>
      <w:r>
        <w:rPr>
          <w:rFonts w:ascii="Times New Roman" w:hAnsi="Times New Roman"/>
          <w:sz w:val="24"/>
          <w:szCs w:val="24"/>
          <w:lang w:val="fr-FR"/>
        </w:rPr>
        <w:t>pertinence</w:t>
      </w:r>
      <w:commentRangeEnd w:id="179"/>
      <w:r w:rsidR="00976F16">
        <w:rPr>
          <w:rStyle w:val="CommentReference"/>
          <w:rFonts w:ascii="Times New Roman" w:hAnsi="Times New Roman"/>
          <w:sz w:val="24"/>
          <w:szCs w:val="24"/>
          <w:lang w:val="fr-FR"/>
        </w:rPr>
        <w:commentReference w:id="179"/>
      </w:r>
      <w:r>
        <w:rPr>
          <w:rFonts w:ascii="Times New Roman" w:hAnsi="Times New Roman"/>
          <w:sz w:val="24"/>
          <w:szCs w:val="24"/>
          <w:lang w:val="fr-FR"/>
        </w:rPr>
        <w:t>.</w:t>
      </w:r>
    </w:p>
    <w:p w14:paraId="4818F227" w14:textId="263884D3" w:rsidR="00CD1816" w:rsidRPr="00D4201B" w:rsidRDefault="00CD1816" w:rsidP="003A6C69">
      <w:pPr>
        <w:spacing w:after="60"/>
        <w:ind w:left="283" w:hanging="227"/>
        <w:rPr>
          <w:sz w:val="24"/>
          <w:szCs w:val="24"/>
          <w:lang w:val="fr-FR"/>
        </w:rPr>
      </w:pPr>
      <w:r>
        <w:rPr>
          <w:rFonts w:ascii="Times New Roman" w:hAnsi="Times New Roman"/>
          <w:sz w:val="24"/>
          <w:szCs w:val="24"/>
          <w:lang w:val="fr-FR"/>
        </w:rPr>
        <w:t xml:space="preserve">• Régression logistique : une régression logistique binaire a été ajustée en prenant comme variable dépendante l'indicateur G≥3 (0/1) et comme prédicteurs les paramètres standardisés (z-scores). Les </w:t>
      </w:r>
      <w:proofErr w:type="spellStart"/>
      <w:r>
        <w:rPr>
          <w:rFonts w:ascii="Times New Roman" w:hAnsi="Times New Roman"/>
          <w:sz w:val="24"/>
          <w:szCs w:val="24"/>
          <w:lang w:val="fr-FR"/>
        </w:rPr>
        <w:t>odds</w:t>
      </w:r>
      <w:proofErr w:type="spellEnd"/>
      <w:r>
        <w:rPr>
          <w:rFonts w:ascii="Times New Roman" w:hAnsi="Times New Roman"/>
          <w:sz w:val="24"/>
          <w:szCs w:val="24"/>
          <w:lang w:val="fr-FR"/>
        </w:rPr>
        <w:t>-ratios et leurs IC95% permettent d'estimer l'effet marginal de chaque paramètre sur la probabilité d'atteindre un grade sévère, en contrôlant les effets des autres variables.</w:t>
      </w:r>
    </w:p>
    <w:p w14:paraId="7284F9BD" w14:textId="77777777" w:rsidR="00CD1816" w:rsidRDefault="00CD1816" w:rsidP="003722CB">
      <w:pPr>
        <w:rPr>
          <w:lang w:val="fr-FR"/>
        </w:rPr>
      </w:pPr>
    </w:p>
    <w:p w14:paraId="3EFAD2B7" w14:textId="77777777" w:rsidR="00CD1816" w:rsidRPr="003722CB" w:rsidRDefault="00CD1816" w:rsidP="003722CB">
      <w:pPr>
        <w:rPr>
          <w:lang w:val="fr-FR"/>
        </w:rPr>
      </w:pPr>
    </w:p>
    <w:p w14:paraId="5623B56E" w14:textId="4C45D215" w:rsidR="00F5695F" w:rsidRDefault="00C2228B" w:rsidP="00705D8E">
      <w:pPr>
        <w:pStyle w:val="Titre2"/>
        <w:jc w:val="both"/>
        <w:rPr>
          <w:lang w:val="fr-FR"/>
        </w:rPr>
      </w:pPr>
      <w:bookmarkStart w:id="180" w:name="_Toc231291040"/>
      <w:r>
        <w:rPr>
          <w:lang w:val="fr-FR"/>
        </w:rPr>
        <w:t xml:space="preserve">2.6 </w:t>
      </w:r>
      <w:commentRangeStart w:id="181"/>
      <w:commentRangeStart w:id="182"/>
      <w:proofErr w:type="spellStart"/>
      <w:r>
        <w:rPr>
          <w:lang w:val="fr-FR"/>
        </w:rPr>
        <w:t>Grading</w:t>
      </w:r>
      <w:proofErr w:type="spellEnd"/>
      <w:r>
        <w:rPr>
          <w:lang w:val="fr-FR"/>
        </w:rPr>
        <w:t xml:space="preserve"> CTCAE v5</w:t>
      </w:r>
      <w:bookmarkEnd w:id="180"/>
      <w:commentRangeEnd w:id="181"/>
      <w:r w:rsidR="00A56533">
        <w:rPr>
          <w:rStyle w:val="CommentReference"/>
          <w:sz w:val="26"/>
          <w:szCs w:val="26"/>
          <w:lang w:val="fr-FR"/>
        </w:rPr>
        <w:commentReference w:id="181"/>
      </w:r>
      <w:commentRangeEnd w:id="182"/>
      <w:r>
        <w:rPr>
          <w:rStyle w:val="CommentReference"/>
        </w:rPr>
        <w:commentReference w:id="182"/>
      </w:r>
    </w:p>
    <w:p w14:paraId="513D062C" w14:textId="77777777" w:rsidR="00705D8E" w:rsidRPr="00705D8E" w:rsidRDefault="00705D8E" w:rsidP="00705D8E">
      <w:pPr>
        <w:rPr>
          <w:lang w:val="fr-FR"/>
        </w:rPr>
      </w:pPr>
    </w:p>
    <w:p w14:paraId="1BFEE788" w14:textId="48F2F52E" w:rsidR="00F5695F" w:rsidRPr="00F5695F" w:rsidRDefault="00F5695F" w:rsidP="003722CB">
      <w:pPr>
        <w:rPr>
          <w:lang w:val="fr-FR"/>
        </w:rPr>
      </w:pPr>
      <w:r>
        <w:rPr>
          <w:lang w:val="fr-FR"/>
        </w:rPr>
        <w:t>L'évaluation de la toxicité hématologique prédi</w:t>
      </w:r>
      <w:ins w:id="183" w:author="PETAIN Aurelie" w:date="2026-06-06T21:07:00Z" w16du:dateUtc="2026-06-06T19:07:00Z">
        <w:r w:rsidR="000C12EE">
          <w:rPr>
            <w:lang w:val="fr-FR"/>
          </w:rPr>
          <w:t>t</w:t>
        </w:r>
      </w:ins>
      <w:del w:id="184" w:author="PETAIN Aurelie" w:date="2026-06-06T21:07:00Z" w16du:dateUtc="2026-06-06T19:07:00Z">
        <w:r w:rsidDel="000C12EE">
          <w:rPr>
            <w:lang w:val="fr-FR"/>
          </w:rPr>
          <w:delText>c</w:delText>
        </w:r>
      </w:del>
      <w:r>
        <w:rPr>
          <w:lang w:val="fr-FR"/>
        </w:rPr>
        <w:t xml:space="preserve">e repose sur la classification CTCAE v5 (Common </w:t>
      </w:r>
      <w:proofErr w:type="spellStart"/>
      <w:r>
        <w:rPr>
          <w:lang w:val="fr-FR"/>
        </w:rPr>
        <w:t>Terminology</w:t>
      </w:r>
      <w:proofErr w:type="spellEnd"/>
      <w:r>
        <w:rPr>
          <w:lang w:val="fr-FR"/>
        </w:rPr>
        <w:t xml:space="preserve"> </w:t>
      </w:r>
      <w:proofErr w:type="spellStart"/>
      <w:r>
        <w:rPr>
          <w:lang w:val="fr-FR"/>
        </w:rPr>
        <w:t>Criteria</w:t>
      </w:r>
      <w:proofErr w:type="spellEnd"/>
      <w:r>
        <w:rPr>
          <w:lang w:val="fr-FR"/>
        </w:rPr>
        <w:t xml:space="preserve"> for Adverse Events, version 5.0, NCI 2017)</w:t>
      </w:r>
      <w:r>
        <w:rPr>
          <w:vertAlign w:val="superscript"/>
          <w:lang w:val="fr-FR"/>
        </w:rPr>
        <w:t>6</w:t>
      </w:r>
      <w:r>
        <w:rPr>
          <w:lang w:val="fr-FR"/>
        </w:rPr>
        <w:t>, standard international utilisé dans les essais cliniques oncologiques pour caractériser la sévérité des effets indésirables.</w:t>
      </w:r>
    </w:p>
    <w:p w14:paraId="1299BF5A" w14:textId="208167B9" w:rsidR="00F5695F" w:rsidRDefault="00F5695F" w:rsidP="00F5695F">
      <w:pPr>
        <w:pStyle w:val="Titre4"/>
        <w:rPr>
          <w:lang w:val="fr-FR"/>
        </w:rPr>
      </w:pPr>
      <w:r>
        <w:rPr>
          <w:lang w:val="fr-FR"/>
        </w:rPr>
        <w:t>Principe de classification</w:t>
      </w:r>
    </w:p>
    <w:p w14:paraId="39DF793A" w14:textId="2F4E9CEA" w:rsidR="00F5695F" w:rsidRPr="00F5695F" w:rsidRDefault="00F5695F" w:rsidP="003722CB">
      <w:pPr>
        <w:rPr>
          <w:lang w:val="fr-FR"/>
        </w:rPr>
      </w:pPr>
      <w:r>
        <w:rPr>
          <w:lang w:val="fr-FR"/>
        </w:rPr>
        <w:t>Pour chaque lignée hématologique, le grade CTCAE est attribué en comparant la valeur minimale simulée (nadir) aux seuils absolus définis par le NCI. Le grade reflète la sévérité clinique et conditionne les décisions thérapeutiques (réduction de dose, interruption, hospitalisation) :</w:t>
      </w:r>
    </w:p>
    <w:p w14:paraId="5807C24A" w14:textId="61474071" w:rsidR="00F5695F" w:rsidRPr="00F5695F" w:rsidRDefault="00F5695F" w:rsidP="003722CB">
      <w:pPr>
        <w:rPr>
          <w:lang w:val="fr-FR"/>
        </w:rPr>
      </w:pPr>
      <w:r>
        <w:rPr>
          <w:lang w:val="fr-FR"/>
        </w:rPr>
        <w:t>• G0 : valeurs dans les limites de la normale</w:t>
      </w:r>
      <w:r w:rsidR="00A428FB">
        <w:rPr>
          <w:lang w:val="fr-FR"/>
        </w:rPr>
        <w:t>,</w:t>
      </w:r>
      <w:r>
        <w:rPr>
          <w:lang w:val="fr-FR"/>
        </w:rPr>
        <w:t xml:space="preserve"> aucune intervention requise</w:t>
      </w:r>
    </w:p>
    <w:p w14:paraId="196F8E7D" w14:textId="48D6CC08" w:rsidR="00F5695F" w:rsidRPr="00F5695F" w:rsidRDefault="00F5695F" w:rsidP="003722CB">
      <w:pPr>
        <w:rPr>
          <w:lang w:val="fr-FR"/>
        </w:rPr>
      </w:pPr>
      <w:r>
        <w:rPr>
          <w:lang w:val="fr-FR"/>
        </w:rPr>
        <w:t>• G1 : anomalie légère</w:t>
      </w:r>
      <w:r w:rsidR="00A428FB">
        <w:rPr>
          <w:lang w:val="fr-FR"/>
        </w:rPr>
        <w:t>,</w:t>
      </w:r>
      <w:r>
        <w:rPr>
          <w:lang w:val="fr-FR"/>
        </w:rPr>
        <w:t xml:space="preserve"> surveillance accrue, pas de modification du traitement</w:t>
      </w:r>
    </w:p>
    <w:p w14:paraId="6AA178DC" w14:textId="37F51F91" w:rsidR="00F5695F" w:rsidRPr="00F5695F" w:rsidRDefault="00F5695F" w:rsidP="003722CB">
      <w:pPr>
        <w:rPr>
          <w:lang w:val="fr-FR"/>
        </w:rPr>
      </w:pPr>
      <w:r>
        <w:rPr>
          <w:lang w:val="fr-FR"/>
        </w:rPr>
        <w:t>• G2 : anomalie modérée</w:t>
      </w:r>
      <w:r w:rsidR="00A428FB">
        <w:rPr>
          <w:lang w:val="fr-FR"/>
        </w:rPr>
        <w:t>,</w:t>
      </w:r>
      <w:r>
        <w:rPr>
          <w:lang w:val="fr-FR"/>
        </w:rPr>
        <w:t xml:space="preserve"> possible réduction de dose selon le protocole</w:t>
      </w:r>
    </w:p>
    <w:p w14:paraId="444D094A" w14:textId="26B05AEF" w:rsidR="00F5695F" w:rsidRPr="00F5695F" w:rsidRDefault="00F5695F" w:rsidP="003722CB">
      <w:pPr>
        <w:rPr>
          <w:lang w:val="fr-FR"/>
        </w:rPr>
      </w:pPr>
      <w:r>
        <w:rPr>
          <w:lang w:val="fr-FR"/>
        </w:rPr>
        <w:t>• G3 : anomalie sévère</w:t>
      </w:r>
      <w:r w:rsidR="00A428FB">
        <w:rPr>
          <w:lang w:val="fr-FR"/>
        </w:rPr>
        <w:t>,</w:t>
      </w:r>
      <w:r>
        <w:rPr>
          <w:lang w:val="fr-FR"/>
        </w:rPr>
        <w:t xml:space="preserve"> interruption du traitement généralement recommandée, risque infectieux ou hémorragique significatif</w:t>
      </w:r>
    </w:p>
    <w:p w14:paraId="5860B08D" w14:textId="68897AD7" w:rsidR="00F5695F" w:rsidRDefault="00F5695F" w:rsidP="003722CB">
      <w:pPr>
        <w:rPr>
          <w:lang w:val="fr-FR"/>
        </w:rPr>
      </w:pPr>
      <w:r>
        <w:rPr>
          <w:lang w:val="fr-FR"/>
        </w:rPr>
        <w:t>• G4 : anomalie critique, engageant le pronostic vital</w:t>
      </w:r>
      <w:r w:rsidR="00A428FB">
        <w:rPr>
          <w:lang w:val="fr-FR"/>
        </w:rPr>
        <w:t>,</w:t>
      </w:r>
      <w:r>
        <w:rPr>
          <w:lang w:val="fr-FR"/>
        </w:rPr>
        <w:t xml:space="preserve"> arrêt du traitement, prise en charge hospitalière (G-CSF, transfusion, </w:t>
      </w:r>
      <w:proofErr w:type="spellStart"/>
      <w:r>
        <w:rPr>
          <w:lang w:val="fr-FR"/>
        </w:rPr>
        <w:t>thromboprophylaxie</w:t>
      </w:r>
      <w:proofErr w:type="spellEnd"/>
      <w:r>
        <w:rPr>
          <w:lang w:val="fr-FR"/>
        </w:rPr>
        <w:t>).</w:t>
      </w:r>
    </w:p>
    <w:p w14:paraId="311ACDE6" w14:textId="77777777" w:rsidR="00F5695F" w:rsidRDefault="00F5695F" w:rsidP="00F5695F">
      <w:pPr>
        <w:rPr>
          <w:lang w:val="fr-FR"/>
        </w:rPr>
      </w:pPr>
    </w:p>
    <w:p w14:paraId="41637B63" w14:textId="5A4C7CF3" w:rsidR="00F5695F" w:rsidRPr="00F5695F" w:rsidRDefault="00F5695F" w:rsidP="00F5695F">
      <w:pPr>
        <w:pStyle w:val="Titre4"/>
        <w:rPr>
          <w:lang w:val="fr-FR"/>
        </w:rPr>
      </w:pPr>
      <w:r>
        <w:rPr>
          <w:lang w:val="fr-FR"/>
        </w:rPr>
        <w:t>Seuils utilisés dans le modèle</w:t>
      </w:r>
    </w:p>
    <w:p w14:paraId="186F6829" w14:textId="77777777" w:rsidR="006573EB" w:rsidRPr="00463A58" w:rsidRDefault="00C2228B" w:rsidP="003722CB">
      <w:pPr>
        <w:jc w:val="both"/>
        <w:rPr>
          <w:lang w:val="fr-FR"/>
        </w:rPr>
      </w:pPr>
      <w:r>
        <w:rPr>
          <w:lang w:val="fr-FR"/>
        </w:rPr>
        <w:t xml:space="preserve">La classification des grades de toxicité hématologique suit les critères CTCAE v5 (Common </w:t>
      </w:r>
      <w:proofErr w:type="spellStart"/>
      <w:r>
        <w:rPr>
          <w:lang w:val="fr-FR"/>
        </w:rPr>
        <w:t>Terminology</w:t>
      </w:r>
      <w:proofErr w:type="spellEnd"/>
      <w:r>
        <w:rPr>
          <w:lang w:val="fr-FR"/>
        </w:rPr>
        <w:t xml:space="preserve"> </w:t>
      </w:r>
      <w:proofErr w:type="spellStart"/>
      <w:r>
        <w:rPr>
          <w:lang w:val="fr-FR"/>
        </w:rPr>
        <w:t>Criteria</w:t>
      </w:r>
      <w:proofErr w:type="spellEnd"/>
      <w:r>
        <w:rPr>
          <w:lang w:val="fr-FR"/>
        </w:rPr>
        <w:t xml:space="preserve"> for Adverse Events, version 5) :</w:t>
      </w:r>
    </w:p>
    <w:tbl>
      <w:tblPr>
        <w:tblStyle w:val="Grilledutableau"/>
        <w:tblW w:w="0" w:type="auto"/>
        <w:tblLook w:val="04A0" w:firstRow="1" w:lastRow="0" w:firstColumn="1" w:lastColumn="0" w:noHBand="0" w:noVBand="1"/>
      </w:tblPr>
      <w:tblGrid>
        <w:gridCol w:w="2268"/>
        <w:gridCol w:w="1417"/>
        <w:gridCol w:w="1134"/>
        <w:gridCol w:w="1134"/>
        <w:gridCol w:w="1134"/>
        <w:gridCol w:w="1134"/>
      </w:tblGrid>
      <w:tr w:rsidR="006573EB" w14:paraId="521A801B" w14:textId="77777777">
        <w:tc>
          <w:tcPr>
            <w:tcW w:w="2268" w:type="dxa"/>
            <w:shd w:val="clear" w:color="auto" w:fill="2C3E50"/>
          </w:tcPr>
          <w:p w14:paraId="04FBAF36" w14:textId="77777777" w:rsidR="006573EB" w:rsidRDefault="00C2228B" w:rsidP="003722CB">
            <w:pPr>
              <w:jc w:val="both"/>
            </w:pPr>
            <w:proofErr w:type="spellStart"/>
            <w:r>
              <w:rPr>
                <w:b/>
                <w:color w:val="FFFFFF"/>
                <w:sz w:val="20"/>
              </w:rPr>
              <w:t>Toxicité</w:t>
            </w:r>
            <w:proofErr w:type="spellEnd"/>
          </w:p>
        </w:tc>
        <w:tc>
          <w:tcPr>
            <w:tcW w:w="1417" w:type="dxa"/>
            <w:shd w:val="clear" w:color="auto" w:fill="2C3E50"/>
          </w:tcPr>
          <w:p w14:paraId="467D5494" w14:textId="77777777" w:rsidR="006573EB" w:rsidRDefault="00C2228B" w:rsidP="003722CB">
            <w:pPr>
              <w:jc w:val="both"/>
            </w:pPr>
            <w:r>
              <w:rPr>
                <w:b/>
                <w:color w:val="FFFFFF"/>
                <w:sz w:val="20"/>
              </w:rPr>
              <w:t>G0 (normal)</w:t>
            </w:r>
          </w:p>
        </w:tc>
        <w:tc>
          <w:tcPr>
            <w:tcW w:w="1134" w:type="dxa"/>
            <w:shd w:val="clear" w:color="auto" w:fill="2C3E50"/>
          </w:tcPr>
          <w:p w14:paraId="512280D0" w14:textId="77777777" w:rsidR="006573EB" w:rsidRDefault="00C2228B" w:rsidP="003722CB">
            <w:pPr>
              <w:jc w:val="both"/>
            </w:pPr>
            <w:r>
              <w:rPr>
                <w:b/>
                <w:color w:val="FFFFFF"/>
                <w:sz w:val="20"/>
              </w:rPr>
              <w:t>G1</w:t>
            </w:r>
          </w:p>
        </w:tc>
        <w:tc>
          <w:tcPr>
            <w:tcW w:w="1134" w:type="dxa"/>
            <w:shd w:val="clear" w:color="auto" w:fill="2C3E50"/>
          </w:tcPr>
          <w:p w14:paraId="33B49D9B" w14:textId="77777777" w:rsidR="006573EB" w:rsidRDefault="00C2228B" w:rsidP="003722CB">
            <w:pPr>
              <w:jc w:val="both"/>
            </w:pPr>
            <w:r>
              <w:rPr>
                <w:b/>
                <w:color w:val="FFFFFF"/>
                <w:sz w:val="20"/>
              </w:rPr>
              <w:t>G2</w:t>
            </w:r>
          </w:p>
        </w:tc>
        <w:tc>
          <w:tcPr>
            <w:tcW w:w="1134" w:type="dxa"/>
            <w:shd w:val="clear" w:color="auto" w:fill="2C3E50"/>
          </w:tcPr>
          <w:p w14:paraId="330F0852" w14:textId="77777777" w:rsidR="006573EB" w:rsidRDefault="00C2228B" w:rsidP="003722CB">
            <w:pPr>
              <w:jc w:val="both"/>
            </w:pPr>
            <w:r>
              <w:rPr>
                <w:b/>
                <w:color w:val="FFFFFF"/>
                <w:sz w:val="20"/>
              </w:rPr>
              <w:t>G3</w:t>
            </w:r>
          </w:p>
        </w:tc>
        <w:tc>
          <w:tcPr>
            <w:tcW w:w="1134" w:type="dxa"/>
            <w:shd w:val="clear" w:color="auto" w:fill="2C3E50"/>
          </w:tcPr>
          <w:p w14:paraId="62BEF06D" w14:textId="77777777" w:rsidR="006573EB" w:rsidRDefault="00C2228B" w:rsidP="003722CB">
            <w:pPr>
              <w:jc w:val="both"/>
            </w:pPr>
            <w:r>
              <w:rPr>
                <w:b/>
                <w:color w:val="FFFFFF"/>
                <w:sz w:val="20"/>
              </w:rPr>
              <w:t>G4</w:t>
            </w:r>
          </w:p>
        </w:tc>
      </w:tr>
      <w:tr w:rsidR="006573EB" w14:paraId="38401411" w14:textId="77777777">
        <w:tc>
          <w:tcPr>
            <w:tcW w:w="2268" w:type="dxa"/>
            <w:shd w:val="clear" w:color="auto" w:fill="F2F2F2"/>
          </w:tcPr>
          <w:p w14:paraId="5DB164F9" w14:textId="77777777" w:rsidR="006573EB" w:rsidRDefault="00C2228B" w:rsidP="003722CB">
            <w:pPr>
              <w:jc w:val="both"/>
            </w:pPr>
            <w:proofErr w:type="spellStart"/>
            <w:r>
              <w:rPr>
                <w:sz w:val="20"/>
              </w:rPr>
              <w:t>Neutropénie</w:t>
            </w:r>
            <w:proofErr w:type="spellEnd"/>
            <w:r>
              <w:rPr>
                <w:sz w:val="20"/>
              </w:rPr>
              <w:br/>
              <w:t>(×10⁹/L)</w:t>
            </w:r>
          </w:p>
        </w:tc>
        <w:tc>
          <w:tcPr>
            <w:tcW w:w="1417" w:type="dxa"/>
            <w:shd w:val="clear" w:color="auto" w:fill="F2F2F2"/>
          </w:tcPr>
          <w:p w14:paraId="797B8423" w14:textId="77777777" w:rsidR="006573EB" w:rsidRDefault="00C2228B" w:rsidP="003722CB">
            <w:pPr>
              <w:jc w:val="both"/>
            </w:pPr>
            <w:r>
              <w:rPr>
                <w:sz w:val="20"/>
              </w:rPr>
              <w:t>≥2,0</w:t>
            </w:r>
          </w:p>
        </w:tc>
        <w:tc>
          <w:tcPr>
            <w:tcW w:w="1134" w:type="dxa"/>
            <w:shd w:val="clear" w:color="auto" w:fill="F2F2F2"/>
          </w:tcPr>
          <w:p w14:paraId="12893132" w14:textId="77777777" w:rsidR="006573EB" w:rsidRDefault="00C2228B" w:rsidP="003722CB">
            <w:pPr>
              <w:jc w:val="both"/>
            </w:pPr>
            <w:r>
              <w:rPr>
                <w:sz w:val="20"/>
              </w:rPr>
              <w:t>1,5–2,0</w:t>
            </w:r>
          </w:p>
        </w:tc>
        <w:tc>
          <w:tcPr>
            <w:tcW w:w="1134" w:type="dxa"/>
            <w:shd w:val="clear" w:color="auto" w:fill="F2F2F2"/>
          </w:tcPr>
          <w:p w14:paraId="34311605" w14:textId="77777777" w:rsidR="006573EB" w:rsidRDefault="00C2228B" w:rsidP="003722CB">
            <w:pPr>
              <w:jc w:val="both"/>
            </w:pPr>
            <w:r>
              <w:rPr>
                <w:sz w:val="20"/>
              </w:rPr>
              <w:t>1,0–1,5</w:t>
            </w:r>
          </w:p>
        </w:tc>
        <w:tc>
          <w:tcPr>
            <w:tcW w:w="1134" w:type="dxa"/>
            <w:shd w:val="clear" w:color="auto" w:fill="F2F2F2"/>
          </w:tcPr>
          <w:p w14:paraId="5A2682E6" w14:textId="77777777" w:rsidR="006573EB" w:rsidRDefault="00C2228B" w:rsidP="003722CB">
            <w:pPr>
              <w:jc w:val="both"/>
            </w:pPr>
            <w:r>
              <w:rPr>
                <w:sz w:val="20"/>
              </w:rPr>
              <w:t>0,5–1,0</w:t>
            </w:r>
          </w:p>
        </w:tc>
        <w:tc>
          <w:tcPr>
            <w:tcW w:w="1134" w:type="dxa"/>
            <w:shd w:val="clear" w:color="auto" w:fill="F2F2F2"/>
          </w:tcPr>
          <w:p w14:paraId="12789D88" w14:textId="77777777" w:rsidR="006573EB" w:rsidRDefault="00C2228B" w:rsidP="003722CB">
            <w:pPr>
              <w:jc w:val="both"/>
            </w:pPr>
            <w:r>
              <w:rPr>
                <w:sz w:val="20"/>
              </w:rPr>
              <w:t>&lt;0,5</w:t>
            </w:r>
          </w:p>
        </w:tc>
      </w:tr>
      <w:tr w:rsidR="006573EB" w14:paraId="7A65E204" w14:textId="77777777">
        <w:tc>
          <w:tcPr>
            <w:tcW w:w="2268" w:type="dxa"/>
            <w:shd w:val="clear" w:color="auto" w:fill="FFFFFF"/>
          </w:tcPr>
          <w:p w14:paraId="0D4EA9B8" w14:textId="77777777" w:rsidR="006573EB" w:rsidRDefault="00C2228B" w:rsidP="003722CB">
            <w:pPr>
              <w:jc w:val="both"/>
            </w:pPr>
            <w:proofErr w:type="spellStart"/>
            <w:r>
              <w:rPr>
                <w:sz w:val="20"/>
              </w:rPr>
              <w:t>Anémie</w:t>
            </w:r>
            <w:proofErr w:type="spellEnd"/>
            <w:r>
              <w:rPr>
                <w:sz w:val="20"/>
              </w:rPr>
              <w:t xml:space="preserve"> — Hb (g/dL)</w:t>
            </w:r>
          </w:p>
        </w:tc>
        <w:tc>
          <w:tcPr>
            <w:tcW w:w="1417" w:type="dxa"/>
            <w:shd w:val="clear" w:color="auto" w:fill="FFFFFF"/>
          </w:tcPr>
          <w:p w14:paraId="1DD1ADA5" w14:textId="77777777" w:rsidR="006573EB" w:rsidRDefault="00C2228B" w:rsidP="003722CB">
            <w:pPr>
              <w:jc w:val="both"/>
            </w:pPr>
            <w:r>
              <w:rPr>
                <w:sz w:val="20"/>
              </w:rPr>
              <w:t>≥11,0</w:t>
            </w:r>
          </w:p>
        </w:tc>
        <w:tc>
          <w:tcPr>
            <w:tcW w:w="1134" w:type="dxa"/>
            <w:shd w:val="clear" w:color="auto" w:fill="FFFFFF"/>
          </w:tcPr>
          <w:p w14:paraId="0FFF5674" w14:textId="77777777" w:rsidR="006573EB" w:rsidRDefault="00C2228B" w:rsidP="003722CB">
            <w:pPr>
              <w:jc w:val="both"/>
            </w:pPr>
            <w:r>
              <w:rPr>
                <w:sz w:val="20"/>
              </w:rPr>
              <w:t>10,0–11,0</w:t>
            </w:r>
          </w:p>
        </w:tc>
        <w:tc>
          <w:tcPr>
            <w:tcW w:w="1134" w:type="dxa"/>
            <w:shd w:val="clear" w:color="auto" w:fill="FFFFFF"/>
          </w:tcPr>
          <w:p w14:paraId="51A46CDE" w14:textId="77777777" w:rsidR="006573EB" w:rsidRDefault="00C2228B" w:rsidP="003722CB">
            <w:pPr>
              <w:jc w:val="both"/>
            </w:pPr>
            <w:r>
              <w:rPr>
                <w:sz w:val="20"/>
              </w:rPr>
              <w:t>8,0–10,0</w:t>
            </w:r>
          </w:p>
        </w:tc>
        <w:tc>
          <w:tcPr>
            <w:tcW w:w="1134" w:type="dxa"/>
            <w:shd w:val="clear" w:color="auto" w:fill="FFFFFF"/>
          </w:tcPr>
          <w:p w14:paraId="2BF15A7D" w14:textId="77777777" w:rsidR="006573EB" w:rsidRDefault="00C2228B" w:rsidP="003722CB">
            <w:pPr>
              <w:jc w:val="both"/>
            </w:pPr>
            <w:r>
              <w:rPr>
                <w:sz w:val="20"/>
              </w:rPr>
              <w:t>&lt;8,0</w:t>
            </w:r>
          </w:p>
        </w:tc>
        <w:tc>
          <w:tcPr>
            <w:tcW w:w="1134" w:type="dxa"/>
            <w:shd w:val="clear" w:color="auto" w:fill="FFFFFF"/>
          </w:tcPr>
          <w:p w14:paraId="65293F14" w14:textId="77777777" w:rsidR="006573EB" w:rsidRDefault="00C2228B" w:rsidP="003722CB">
            <w:pPr>
              <w:jc w:val="both"/>
            </w:pPr>
            <w:r>
              <w:rPr>
                <w:sz w:val="20"/>
              </w:rPr>
              <w:t>—</w:t>
            </w:r>
          </w:p>
        </w:tc>
      </w:tr>
      <w:tr w:rsidR="006573EB" w14:paraId="06D0BBB7" w14:textId="77777777">
        <w:tc>
          <w:tcPr>
            <w:tcW w:w="2268" w:type="dxa"/>
            <w:shd w:val="clear" w:color="auto" w:fill="F2F2F2"/>
          </w:tcPr>
          <w:p w14:paraId="319CA80B" w14:textId="77777777" w:rsidR="006573EB" w:rsidRDefault="00C2228B" w:rsidP="003722CB">
            <w:pPr>
              <w:jc w:val="both"/>
            </w:pPr>
            <w:proofErr w:type="spellStart"/>
            <w:r>
              <w:rPr>
                <w:sz w:val="20"/>
              </w:rPr>
              <w:t>Thrombocytopénie</w:t>
            </w:r>
            <w:proofErr w:type="spellEnd"/>
            <w:r>
              <w:rPr>
                <w:sz w:val="20"/>
              </w:rPr>
              <w:br/>
              <w:t>(×10⁹/L)</w:t>
            </w:r>
          </w:p>
        </w:tc>
        <w:tc>
          <w:tcPr>
            <w:tcW w:w="1417" w:type="dxa"/>
            <w:shd w:val="clear" w:color="auto" w:fill="F2F2F2"/>
          </w:tcPr>
          <w:p w14:paraId="61E779BF" w14:textId="77777777" w:rsidR="006573EB" w:rsidRDefault="00C2228B" w:rsidP="003722CB">
            <w:pPr>
              <w:jc w:val="both"/>
            </w:pPr>
            <w:r>
              <w:rPr>
                <w:sz w:val="20"/>
              </w:rPr>
              <w:t>≥150</w:t>
            </w:r>
          </w:p>
        </w:tc>
        <w:tc>
          <w:tcPr>
            <w:tcW w:w="1134" w:type="dxa"/>
            <w:shd w:val="clear" w:color="auto" w:fill="F2F2F2"/>
          </w:tcPr>
          <w:p w14:paraId="083686BB" w14:textId="77777777" w:rsidR="006573EB" w:rsidRDefault="00C2228B" w:rsidP="003722CB">
            <w:pPr>
              <w:jc w:val="both"/>
            </w:pPr>
            <w:r>
              <w:rPr>
                <w:sz w:val="20"/>
              </w:rPr>
              <w:t>75–150</w:t>
            </w:r>
          </w:p>
        </w:tc>
        <w:tc>
          <w:tcPr>
            <w:tcW w:w="1134" w:type="dxa"/>
            <w:shd w:val="clear" w:color="auto" w:fill="F2F2F2"/>
          </w:tcPr>
          <w:p w14:paraId="2EDB6E74" w14:textId="77777777" w:rsidR="006573EB" w:rsidRDefault="00C2228B" w:rsidP="003722CB">
            <w:pPr>
              <w:jc w:val="both"/>
            </w:pPr>
            <w:r>
              <w:rPr>
                <w:sz w:val="20"/>
              </w:rPr>
              <w:t>50–75</w:t>
            </w:r>
          </w:p>
        </w:tc>
        <w:tc>
          <w:tcPr>
            <w:tcW w:w="1134" w:type="dxa"/>
            <w:shd w:val="clear" w:color="auto" w:fill="F2F2F2"/>
          </w:tcPr>
          <w:p w14:paraId="33292CA9" w14:textId="77777777" w:rsidR="006573EB" w:rsidRDefault="00C2228B" w:rsidP="003722CB">
            <w:pPr>
              <w:jc w:val="both"/>
            </w:pPr>
            <w:r>
              <w:rPr>
                <w:sz w:val="20"/>
              </w:rPr>
              <w:t>25–50</w:t>
            </w:r>
          </w:p>
        </w:tc>
        <w:tc>
          <w:tcPr>
            <w:tcW w:w="1134" w:type="dxa"/>
            <w:shd w:val="clear" w:color="auto" w:fill="F2F2F2"/>
          </w:tcPr>
          <w:p w14:paraId="4DA32509" w14:textId="77777777" w:rsidR="006573EB" w:rsidRDefault="00C2228B" w:rsidP="00BF3AB3">
            <w:pPr>
              <w:keepNext/>
              <w:jc w:val="both"/>
            </w:pPr>
            <w:r>
              <w:rPr>
                <w:sz w:val="20"/>
              </w:rPr>
              <w:t>&lt;25</w:t>
            </w:r>
          </w:p>
        </w:tc>
      </w:tr>
    </w:tbl>
    <w:p w14:paraId="33CA6AAE" w14:textId="6EF4A716" w:rsidR="00EB7F02" w:rsidRPr="00BF3AB3" w:rsidRDefault="00EB7F02">
      <w:pPr>
        <w:pStyle w:val="Lgende"/>
        <w:rPr>
          <w:lang w:val="fr-FR"/>
        </w:rPr>
      </w:pPr>
      <w:r w:rsidRPr="00BF3AB3">
        <w:rPr>
          <w:lang w:val="fr-FR"/>
        </w:rPr>
        <w:t xml:space="preserve">Table </w:t>
      </w:r>
      <w:r>
        <w:fldChar w:fldCharType="begin"/>
      </w:r>
      <w:r w:rsidRPr="00BF3AB3">
        <w:rPr>
          <w:lang w:val="fr-FR"/>
        </w:rPr>
        <w:instrText xml:space="preserve"> SEQ Table \* ARABIC </w:instrText>
      </w:r>
      <w:r>
        <w:fldChar w:fldCharType="separate"/>
      </w:r>
      <w:r w:rsidR="00BF3AB3">
        <w:rPr>
          <w:noProof/>
          <w:lang w:val="fr-FR"/>
        </w:rPr>
        <w:t>2</w:t>
      </w:r>
      <w:r>
        <w:fldChar w:fldCharType="end"/>
      </w:r>
      <w:r w:rsidRPr="00BF3AB3">
        <w:rPr>
          <w:lang w:val="fr-FR"/>
        </w:rPr>
        <w:t xml:space="preserve"> Seuils hématologiques CTCAE v5 utilisés pour la classification des grades</w:t>
      </w:r>
    </w:p>
    <w:p w14:paraId="10BE0F1C" w14:textId="77777777" w:rsidR="00477516" w:rsidRDefault="00C2228B" w:rsidP="003722CB">
      <w:pPr>
        <w:jc w:val="both"/>
        <w:rPr>
          <w:i/>
          <w:color w:val="646464"/>
          <w:lang w:val="fr-FR"/>
        </w:rPr>
      </w:pPr>
      <w:r>
        <w:rPr>
          <w:i/>
          <w:color w:val="646464"/>
          <w:lang w:val="fr-FR"/>
        </w:rPr>
        <w:t xml:space="preserve">Note : Dans le modèle, l'anémie est suivie via le compartiment RBC (×10¹²/L). La correspondance utilisée est : </w:t>
      </w:r>
      <w:proofErr w:type="spellStart"/>
      <w:r>
        <w:rPr>
          <w:i/>
          <w:color w:val="646464"/>
          <w:lang w:val="fr-FR"/>
        </w:rPr>
        <w:t>Hb</w:t>
      </w:r>
      <w:proofErr w:type="spellEnd"/>
      <w:r>
        <w:rPr>
          <w:i/>
          <w:color w:val="646464"/>
          <w:lang w:val="fr-FR"/>
        </w:rPr>
        <w:t xml:space="preserve"> (g/</w:t>
      </w:r>
      <w:proofErr w:type="spellStart"/>
      <w:r>
        <w:rPr>
          <w:i/>
          <w:color w:val="646464"/>
          <w:lang w:val="fr-FR"/>
        </w:rPr>
        <w:t>dL</w:t>
      </w:r>
      <w:proofErr w:type="spellEnd"/>
      <w:r>
        <w:rPr>
          <w:i/>
          <w:color w:val="646464"/>
          <w:lang w:val="fr-FR"/>
        </w:rPr>
        <w:t xml:space="preserve">) ≈ RBC (×10¹²/L) × 3,0 / 10, soit une approximation linéaire basée sur un volume globulaire moyen (VGM) de 90 </w:t>
      </w:r>
      <w:proofErr w:type="spellStart"/>
      <w:r>
        <w:rPr>
          <w:i/>
          <w:color w:val="646464"/>
          <w:lang w:val="fr-FR"/>
        </w:rPr>
        <w:t>fL</w:t>
      </w:r>
      <w:proofErr w:type="spellEnd"/>
      <w:r>
        <w:rPr>
          <w:i/>
          <w:color w:val="646464"/>
          <w:lang w:val="fr-FR"/>
        </w:rPr>
        <w:t xml:space="preserve"> et une concentration corpusculaire moyenne en hémoglobine (CCMH) de 33 g/</w:t>
      </w:r>
      <w:proofErr w:type="spellStart"/>
      <w:r>
        <w:rPr>
          <w:i/>
          <w:color w:val="646464"/>
          <w:lang w:val="fr-FR"/>
        </w:rPr>
        <w:t>dL</w:t>
      </w:r>
      <w:proofErr w:type="spellEnd"/>
      <w:r>
        <w:rPr>
          <w:i/>
          <w:color w:val="646464"/>
          <w:lang w:val="fr-FR"/>
        </w:rPr>
        <w:t>. Les seuils CTCAE en RBC correspondants sont détaillés en Annexe A3.</w:t>
      </w:r>
    </w:p>
    <w:p w14:paraId="6C2E8F21" w14:textId="53FE55E8" w:rsidR="00F5695F" w:rsidRPr="00F5695F" w:rsidRDefault="00F5695F" w:rsidP="00705D8E">
      <w:pPr>
        <w:pStyle w:val="Titre4"/>
        <w:rPr>
          <w:lang w:val="fr-FR"/>
        </w:rPr>
      </w:pPr>
      <w:r>
        <w:rPr>
          <w:lang w:val="fr-FR"/>
        </w:rPr>
        <w:t>Application au modèle : extraction du nadir</w:t>
      </w:r>
    </w:p>
    <w:p w14:paraId="5BA98C15" w14:textId="77777777" w:rsidR="00F5695F" w:rsidRDefault="00F5695F" w:rsidP="00F5695F">
      <w:pPr>
        <w:jc w:val="both"/>
        <w:rPr>
          <w:lang w:val="fr-FR"/>
        </w:rPr>
      </w:pPr>
      <w:r>
        <w:rPr>
          <w:lang w:val="fr-FR"/>
        </w:rPr>
        <w:t>Dans le pipeline PK/PD, le grade CTCAE de chaque patient simulé est déterminé en trois étapes :</w:t>
      </w:r>
    </w:p>
    <w:p w14:paraId="58714050" w14:textId="20A490C5" w:rsidR="00F5695F" w:rsidRPr="00F5695F" w:rsidRDefault="00F5695F" w:rsidP="00F5695F">
      <w:pPr>
        <w:jc w:val="both"/>
        <w:rPr>
          <w:lang w:val="fr-FR"/>
        </w:rPr>
      </w:pPr>
      <w:r>
        <w:rPr>
          <w:lang w:val="fr-FR"/>
        </w:rPr>
        <w:lastRenderedPageBreak/>
        <w:t xml:space="preserve">• Simulation longitudinale : les concentrations cellulaires sont simulées sur </w:t>
      </w:r>
      <w:del w:id="185" w:author="PETAIN Aurelie" w:date="2026-06-05T11:26:00Z" w16du:dateUtc="2026-06-05T09:26:00Z">
        <w:r>
          <w:rPr>
            <w:lang w:val="fr-FR"/>
          </w:rPr>
          <w:delText>l'ensemble de l'horizon temporel (</w:delText>
        </w:r>
      </w:del>
      <w:r>
        <w:rPr>
          <w:lang w:val="fr-FR"/>
        </w:rPr>
        <w:t>126 jours pour 6 cycles T-</w:t>
      </w:r>
      <w:proofErr w:type="spellStart"/>
      <w:r>
        <w:rPr>
          <w:lang w:val="fr-FR"/>
        </w:rPr>
        <w:t>DXd</w:t>
      </w:r>
      <w:proofErr w:type="spellEnd"/>
      <w:r>
        <w:rPr>
          <w:lang w:val="fr-FR"/>
        </w:rPr>
        <w:t xml:space="preserve"> Q3W</w:t>
      </w:r>
      <w:ins w:id="186" w:author="PETAIN Aurelie" w:date="2026-06-05T11:26:00Z" w16du:dateUtc="2026-06-05T09:26:00Z">
        <w:r w:rsidR="00490267">
          <w:rPr>
            <w:lang w:val="fr-FR"/>
          </w:rPr>
          <w:t>.</w:t>
        </w:r>
      </w:ins>
      <w:del w:id="187" w:author="PETAIN Aurelie" w:date="2026-06-05T11:26:00Z" w16du:dateUtc="2026-06-05T09:26:00Z">
        <w:r>
          <w:rPr>
            <w:lang w:val="fr-FR"/>
          </w:rPr>
          <w:delText>)</w:delText>
        </w:r>
      </w:del>
    </w:p>
    <w:p w14:paraId="6FA03389" w14:textId="325FB1AD" w:rsidR="00F5695F" w:rsidRPr="00F5695F" w:rsidRDefault="00F5695F" w:rsidP="00F5695F">
      <w:pPr>
        <w:jc w:val="both"/>
        <w:rPr>
          <w:lang w:val="fr-FR"/>
        </w:rPr>
      </w:pPr>
      <w:r>
        <w:rPr>
          <w:lang w:val="fr-FR"/>
        </w:rPr>
        <w:t>• Extraction du nadir : la valeur minimale de chaque lignée est identifiée sur la totalité de la période de traitement</w:t>
      </w:r>
      <w:ins w:id="188" w:author="PETAIN Aurelie" w:date="2026-06-05T11:25:00Z" w16du:dateUtc="2026-06-05T09:25:00Z">
        <w:r w:rsidR="000F5930">
          <w:rPr>
            <w:lang w:val="fr-FR"/>
          </w:rPr>
          <w:t xml:space="preserve"> </w:t>
        </w:r>
      </w:ins>
      <w:ins w:id="189" w:author="GUIGNARD Davy" w:date="2026-06-08T12:04:00Z" w16du:dateUtc="2026-06-08T10:04:00Z">
        <w:r w:rsidR="00984677">
          <w:rPr>
            <w:lang w:val="fr-FR"/>
          </w:rPr>
          <w:t>(</w:t>
        </w:r>
      </w:ins>
      <w:proofErr w:type="gramStart"/>
      <w:r>
        <w:rPr>
          <w:lang w:val="fr-FR"/>
        </w:rPr>
        <w:t>min(</w:t>
      </w:r>
      <w:proofErr w:type="spellStart"/>
      <w:proofErr w:type="gramEnd"/>
      <w:r>
        <w:rPr>
          <w:lang w:val="fr-FR"/>
        </w:rPr>
        <w:t>Neut</w:t>
      </w:r>
      <w:proofErr w:type="spellEnd"/>
      <w:r>
        <w:rPr>
          <w:lang w:val="fr-FR"/>
        </w:rPr>
        <w:t>(t)), min(</w:t>
      </w:r>
      <w:proofErr w:type="spellStart"/>
      <w:r>
        <w:rPr>
          <w:lang w:val="fr-FR"/>
        </w:rPr>
        <w:t>Plt</w:t>
      </w:r>
      <w:proofErr w:type="spellEnd"/>
      <w:r>
        <w:rPr>
          <w:lang w:val="fr-FR"/>
        </w:rPr>
        <w:t>(t)), min(RBC(t))</w:t>
      </w:r>
    </w:p>
    <w:p w14:paraId="6771BCDC" w14:textId="18E84BD8" w:rsidR="00F5695F" w:rsidRPr="00F5695F" w:rsidRDefault="00F5695F" w:rsidP="00F5695F">
      <w:pPr>
        <w:jc w:val="both"/>
        <w:rPr>
          <w:lang w:val="fr-FR"/>
        </w:rPr>
      </w:pPr>
      <w:r>
        <w:rPr>
          <w:lang w:val="fr-FR"/>
        </w:rPr>
        <w:t>• Attribution du grade : le nadir est comparé aux seuils CTCAE v5 ; le grade le plus élevé atteint à n'importe quel moment constitue le grade de toxicité retenu pour ce patient</w:t>
      </w:r>
    </w:p>
    <w:p w14:paraId="48F8F5EB" w14:textId="30044318" w:rsidR="00F5695F" w:rsidRPr="006D414D" w:rsidRDefault="00F5695F" w:rsidP="00F5695F">
      <w:pPr>
        <w:jc w:val="both"/>
        <w:rPr>
          <w:lang w:val="fr-FR"/>
        </w:rPr>
      </w:pPr>
      <w:r>
        <w:rPr>
          <w:lang w:val="fr-FR"/>
        </w:rPr>
        <w:t xml:space="preserve">Cette approche </w:t>
      </w:r>
      <w:ins w:id="190" w:author="GUIGNARD Davy" w:date="2026-06-08T12:06:00Z" w16du:dateUtc="2026-06-08T10:06:00Z">
        <w:r w:rsidR="005677DE">
          <w:rPr>
            <w:lang w:val="fr-FR"/>
          </w:rPr>
          <w:t>d’</w:t>
        </w:r>
      </w:ins>
      <w:r>
        <w:rPr>
          <w:lang w:val="fr-FR"/>
        </w:rPr>
        <w:t xml:space="preserve">utilisation du nadir comme critère de </w:t>
      </w:r>
      <w:proofErr w:type="spellStart"/>
      <w:r>
        <w:rPr>
          <w:lang w:val="fr-FR"/>
        </w:rPr>
        <w:t>grading</w:t>
      </w:r>
      <w:proofErr w:type="spellEnd"/>
      <w:ins w:id="191" w:author="PETAIN Aurelie" w:date="2026-06-05T11:22:00Z" w16du:dateUtc="2026-06-05T09:22:00Z">
        <w:r w:rsidR="00AD1181">
          <w:rPr>
            <w:lang w:val="fr-FR"/>
          </w:rPr>
          <w:t xml:space="preserve"> </w:t>
        </w:r>
      </w:ins>
      <w:r>
        <w:rPr>
          <w:lang w:val="fr-FR"/>
        </w:rPr>
        <w:t>est cohérente avec la pratique clinique, où le grade rapporté dans les essais correspond au grade maximal observé sur la durée du traitement (</w:t>
      </w:r>
      <w:proofErr w:type="spellStart"/>
      <w:r>
        <w:rPr>
          <w:lang w:val="fr-FR"/>
        </w:rPr>
        <w:t>worst</w:t>
      </w:r>
      <w:proofErr w:type="spellEnd"/>
      <w:r>
        <w:rPr>
          <w:lang w:val="fr-FR"/>
        </w:rPr>
        <w:t xml:space="preserve">-case </w:t>
      </w:r>
      <w:proofErr w:type="spellStart"/>
      <w:r>
        <w:rPr>
          <w:lang w:val="fr-FR"/>
        </w:rPr>
        <w:t>grading</w:t>
      </w:r>
      <w:proofErr w:type="spellEnd"/>
      <w:r>
        <w:rPr>
          <w:lang w:val="fr-FR"/>
        </w:rPr>
        <w:t>).</w:t>
      </w:r>
    </w:p>
    <w:p w14:paraId="66565E6A" w14:textId="3718C3B7" w:rsidR="006573EB" w:rsidRPr="008E6DFB" w:rsidRDefault="00C2228B" w:rsidP="00A41DCE">
      <w:pPr>
        <w:pStyle w:val="Titre2"/>
        <w:rPr>
          <w:lang w:val="fr-FR"/>
        </w:rPr>
      </w:pPr>
      <w:bookmarkStart w:id="192" w:name="_Toc231291041"/>
      <w:r>
        <w:rPr>
          <w:lang w:val="fr-FR"/>
        </w:rPr>
        <w:t>2.7 Données de référence cliniques</w:t>
      </w:r>
      <w:bookmarkEnd w:id="192"/>
    </w:p>
    <w:p w14:paraId="1A710005" w14:textId="77777777" w:rsidR="006573EB" w:rsidRPr="00463A58" w:rsidRDefault="00C2228B">
      <w:pPr>
        <w:spacing w:after="120"/>
        <w:ind w:firstLine="567"/>
        <w:jc w:val="both"/>
        <w:rPr>
          <w:lang w:val="fr-FR"/>
        </w:rPr>
      </w:pPr>
      <w:r>
        <w:rPr>
          <w:rFonts w:ascii="Times New Roman" w:hAnsi="Times New Roman"/>
          <w:sz w:val="24"/>
          <w:lang w:val="fr-FR"/>
        </w:rPr>
        <w:t>La validation des simulations T-</w:t>
      </w:r>
      <w:proofErr w:type="spellStart"/>
      <w:r>
        <w:rPr>
          <w:rFonts w:ascii="Times New Roman" w:hAnsi="Times New Roman"/>
          <w:sz w:val="24"/>
          <w:lang w:val="fr-FR"/>
        </w:rPr>
        <w:t>DXd</w:t>
      </w:r>
      <w:proofErr w:type="spellEnd"/>
      <w:r>
        <w:rPr>
          <w:rFonts w:ascii="Times New Roman" w:hAnsi="Times New Roman"/>
          <w:sz w:val="24"/>
          <w:lang w:val="fr-FR"/>
        </w:rPr>
        <w:t xml:space="preserve"> repose sur les données de tolérance hématologique issues du BLA 761139 (FDA, 2019), correspondant à l'essai DESTINY-Breast01 (n=184, T-</w:t>
      </w:r>
      <w:proofErr w:type="spellStart"/>
      <w:r>
        <w:rPr>
          <w:rFonts w:ascii="Times New Roman" w:hAnsi="Times New Roman"/>
          <w:sz w:val="24"/>
          <w:lang w:val="fr-FR"/>
        </w:rPr>
        <w:t>DXd</w:t>
      </w:r>
      <w:proofErr w:type="spellEnd"/>
      <w:r>
        <w:rPr>
          <w:rFonts w:ascii="Times New Roman" w:hAnsi="Times New Roman"/>
          <w:sz w:val="24"/>
          <w:lang w:val="fr-FR"/>
        </w:rPr>
        <w:t xml:space="preserve"> 5,4 mg/kg Q3W) :</w:t>
      </w:r>
    </w:p>
    <w:tbl>
      <w:tblPr>
        <w:tblStyle w:val="Grilledutableau"/>
        <w:tblW w:w="0" w:type="auto"/>
        <w:tblLook w:val="04A0" w:firstRow="1" w:lastRow="0" w:firstColumn="1" w:lastColumn="0" w:noHBand="0" w:noVBand="1"/>
      </w:tblPr>
      <w:tblGrid>
        <w:gridCol w:w="1983"/>
        <w:gridCol w:w="962"/>
        <w:gridCol w:w="1414"/>
        <w:gridCol w:w="1131"/>
      </w:tblGrid>
      <w:tr w:rsidR="008425E2" w14:paraId="1C0AC63E" w14:textId="77777777" w:rsidTr="008425E2">
        <w:tc>
          <w:tcPr>
            <w:tcW w:w="1983" w:type="dxa"/>
            <w:shd w:val="clear" w:color="auto" w:fill="2C3E50"/>
          </w:tcPr>
          <w:p w14:paraId="7C1A8ECA" w14:textId="77777777" w:rsidR="008425E2" w:rsidRDefault="008425E2">
            <w:pPr>
              <w:jc w:val="center"/>
            </w:pPr>
            <w:proofErr w:type="spellStart"/>
            <w:r>
              <w:rPr>
                <w:rFonts w:ascii="Times New Roman" w:hAnsi="Times New Roman"/>
                <w:b/>
                <w:color w:val="FFFFFF"/>
                <w:sz w:val="20"/>
              </w:rPr>
              <w:t>Toxicité</w:t>
            </w:r>
            <w:proofErr w:type="spellEnd"/>
          </w:p>
        </w:tc>
        <w:tc>
          <w:tcPr>
            <w:tcW w:w="962" w:type="dxa"/>
            <w:shd w:val="clear" w:color="auto" w:fill="2C3E50"/>
          </w:tcPr>
          <w:p w14:paraId="21E4C675" w14:textId="77777777" w:rsidR="008425E2" w:rsidRDefault="008425E2">
            <w:pPr>
              <w:jc w:val="center"/>
            </w:pPr>
            <w:r>
              <w:rPr>
                <w:rFonts w:ascii="Times New Roman" w:hAnsi="Times New Roman"/>
                <w:b/>
                <w:color w:val="FFFFFF"/>
                <w:sz w:val="20"/>
              </w:rPr>
              <w:t>G0 (%)</w:t>
            </w:r>
          </w:p>
        </w:tc>
        <w:tc>
          <w:tcPr>
            <w:tcW w:w="1414" w:type="dxa"/>
            <w:shd w:val="clear" w:color="auto" w:fill="2C3E50"/>
          </w:tcPr>
          <w:p w14:paraId="609E3FB5" w14:textId="6FD7534A" w:rsidR="008425E2" w:rsidRDefault="008425E2">
            <w:pPr>
              <w:jc w:val="center"/>
            </w:pPr>
            <w:commentRangeStart w:id="193"/>
            <w:r>
              <w:rPr>
                <w:rFonts w:ascii="Times New Roman" w:hAnsi="Times New Roman"/>
                <w:b/>
                <w:color w:val="FFFFFF"/>
                <w:sz w:val="20"/>
              </w:rPr>
              <w:t xml:space="preserve">Tout grade </w:t>
            </w:r>
            <w:commentRangeEnd w:id="193"/>
            <w:r w:rsidR="00DE18BB">
              <w:rPr>
                <w:rStyle w:val="CommentReference"/>
                <w:rFonts w:ascii="Times New Roman" w:hAnsi="Times New Roman"/>
                <w:b/>
                <w:color w:val="FFFFFF"/>
                <w:sz w:val="20"/>
                <w:szCs w:val="22"/>
              </w:rPr>
              <w:commentReference w:id="193"/>
            </w:r>
            <w:r>
              <w:rPr>
                <w:rFonts w:ascii="Times New Roman" w:hAnsi="Times New Roman"/>
                <w:b/>
                <w:color w:val="FFFFFF"/>
                <w:sz w:val="20"/>
              </w:rPr>
              <w:t>(%)</w:t>
            </w:r>
          </w:p>
        </w:tc>
        <w:tc>
          <w:tcPr>
            <w:tcW w:w="1131" w:type="dxa"/>
            <w:shd w:val="clear" w:color="auto" w:fill="2C3E50"/>
          </w:tcPr>
          <w:p w14:paraId="31FEEE5A" w14:textId="77777777" w:rsidR="008425E2" w:rsidRDefault="008425E2">
            <w:pPr>
              <w:jc w:val="center"/>
            </w:pPr>
            <w:r>
              <w:rPr>
                <w:rFonts w:ascii="Times New Roman" w:hAnsi="Times New Roman"/>
                <w:b/>
                <w:color w:val="FFFFFF"/>
                <w:sz w:val="20"/>
              </w:rPr>
              <w:t>G3-4 (%)</w:t>
            </w:r>
          </w:p>
        </w:tc>
      </w:tr>
      <w:tr w:rsidR="008425E2" w14:paraId="4E1FF7B2" w14:textId="77777777" w:rsidTr="008425E2">
        <w:tc>
          <w:tcPr>
            <w:tcW w:w="1983" w:type="dxa"/>
            <w:shd w:val="clear" w:color="auto" w:fill="F2F2F2"/>
          </w:tcPr>
          <w:p w14:paraId="6464004E" w14:textId="77777777" w:rsidR="008425E2" w:rsidRDefault="008425E2">
            <w:pPr>
              <w:jc w:val="center"/>
            </w:pPr>
            <w:proofErr w:type="spellStart"/>
            <w:r>
              <w:rPr>
                <w:rFonts w:ascii="Times New Roman" w:hAnsi="Times New Roman"/>
                <w:sz w:val="20"/>
              </w:rPr>
              <w:t>Neutropénie</w:t>
            </w:r>
            <w:proofErr w:type="spellEnd"/>
          </w:p>
        </w:tc>
        <w:tc>
          <w:tcPr>
            <w:tcW w:w="962" w:type="dxa"/>
            <w:shd w:val="clear" w:color="auto" w:fill="F2F2F2"/>
          </w:tcPr>
          <w:p w14:paraId="6B6C8A9F" w14:textId="77777777" w:rsidR="008425E2" w:rsidRDefault="008425E2">
            <w:pPr>
              <w:jc w:val="center"/>
            </w:pPr>
            <w:r>
              <w:rPr>
                <w:rFonts w:ascii="Times New Roman" w:hAnsi="Times New Roman"/>
                <w:sz w:val="20"/>
              </w:rPr>
              <w:t>71</w:t>
            </w:r>
          </w:p>
        </w:tc>
        <w:tc>
          <w:tcPr>
            <w:tcW w:w="1414" w:type="dxa"/>
            <w:shd w:val="clear" w:color="auto" w:fill="F2F2F2"/>
          </w:tcPr>
          <w:p w14:paraId="3E0EF13E" w14:textId="77777777" w:rsidR="008425E2" w:rsidRDefault="008425E2">
            <w:pPr>
              <w:jc w:val="center"/>
            </w:pPr>
            <w:r>
              <w:rPr>
                <w:rFonts w:ascii="Times New Roman" w:hAnsi="Times New Roman"/>
                <w:sz w:val="20"/>
              </w:rPr>
              <w:t>29</w:t>
            </w:r>
          </w:p>
        </w:tc>
        <w:tc>
          <w:tcPr>
            <w:tcW w:w="1131" w:type="dxa"/>
            <w:shd w:val="clear" w:color="auto" w:fill="F2F2F2"/>
          </w:tcPr>
          <w:p w14:paraId="5E49BE8C" w14:textId="77777777" w:rsidR="008425E2" w:rsidRDefault="008425E2">
            <w:pPr>
              <w:jc w:val="center"/>
            </w:pPr>
            <w:r>
              <w:rPr>
                <w:rFonts w:ascii="Times New Roman" w:hAnsi="Times New Roman"/>
                <w:sz w:val="20"/>
              </w:rPr>
              <w:t>16</w:t>
            </w:r>
          </w:p>
        </w:tc>
      </w:tr>
      <w:tr w:rsidR="008425E2" w14:paraId="20B60584" w14:textId="77777777" w:rsidTr="008425E2">
        <w:tc>
          <w:tcPr>
            <w:tcW w:w="1983" w:type="dxa"/>
            <w:shd w:val="clear" w:color="auto" w:fill="FFFFFF"/>
          </w:tcPr>
          <w:p w14:paraId="3B6E44A7" w14:textId="77777777" w:rsidR="008425E2" w:rsidRDefault="008425E2">
            <w:pPr>
              <w:jc w:val="center"/>
            </w:pPr>
            <w:proofErr w:type="spellStart"/>
            <w:r>
              <w:rPr>
                <w:rFonts w:ascii="Times New Roman" w:hAnsi="Times New Roman"/>
                <w:sz w:val="20"/>
              </w:rPr>
              <w:t>Anémie</w:t>
            </w:r>
            <w:proofErr w:type="spellEnd"/>
          </w:p>
        </w:tc>
        <w:tc>
          <w:tcPr>
            <w:tcW w:w="962" w:type="dxa"/>
            <w:shd w:val="clear" w:color="auto" w:fill="FFFFFF"/>
          </w:tcPr>
          <w:p w14:paraId="104C7E1B" w14:textId="77777777" w:rsidR="008425E2" w:rsidRDefault="008425E2">
            <w:pPr>
              <w:jc w:val="center"/>
            </w:pPr>
            <w:r>
              <w:rPr>
                <w:rFonts w:ascii="Times New Roman" w:hAnsi="Times New Roman"/>
                <w:sz w:val="20"/>
              </w:rPr>
              <w:t>30</w:t>
            </w:r>
          </w:p>
        </w:tc>
        <w:tc>
          <w:tcPr>
            <w:tcW w:w="1414" w:type="dxa"/>
            <w:shd w:val="clear" w:color="auto" w:fill="FFFFFF"/>
          </w:tcPr>
          <w:p w14:paraId="618E9791" w14:textId="77777777" w:rsidR="008425E2" w:rsidRDefault="008425E2">
            <w:pPr>
              <w:jc w:val="center"/>
            </w:pPr>
            <w:r>
              <w:rPr>
                <w:rFonts w:ascii="Times New Roman" w:hAnsi="Times New Roman"/>
                <w:sz w:val="20"/>
              </w:rPr>
              <w:t>70</w:t>
            </w:r>
          </w:p>
        </w:tc>
        <w:tc>
          <w:tcPr>
            <w:tcW w:w="1131" w:type="dxa"/>
            <w:shd w:val="clear" w:color="auto" w:fill="FFFFFF"/>
          </w:tcPr>
          <w:p w14:paraId="365973A3" w14:textId="77777777" w:rsidR="008425E2" w:rsidRDefault="008425E2" w:rsidP="00BF3AB3">
            <w:pPr>
              <w:keepNext/>
              <w:jc w:val="center"/>
            </w:pPr>
            <w:r>
              <w:rPr>
                <w:rFonts w:ascii="Times New Roman" w:hAnsi="Times New Roman"/>
                <w:sz w:val="20"/>
              </w:rPr>
              <w:t>9</w:t>
            </w:r>
          </w:p>
        </w:tc>
      </w:tr>
    </w:tbl>
    <w:p w14:paraId="1557C94F" w14:textId="7F8BD263" w:rsidR="00EB7F02" w:rsidRPr="00BF3AB3" w:rsidRDefault="00EB7F02">
      <w:pPr>
        <w:pStyle w:val="Lgende"/>
        <w:rPr>
          <w:lang w:val="fr-FR"/>
        </w:rPr>
      </w:pPr>
      <w:bookmarkStart w:id="194" w:name="_Toc231291042"/>
      <w:r w:rsidRPr="00BF3AB3">
        <w:rPr>
          <w:lang w:val="fr-FR"/>
        </w:rPr>
        <w:t xml:space="preserve">Table </w:t>
      </w:r>
      <w:r>
        <w:fldChar w:fldCharType="begin"/>
      </w:r>
      <w:r w:rsidRPr="00BF3AB3">
        <w:rPr>
          <w:lang w:val="fr-FR"/>
        </w:rPr>
        <w:instrText xml:space="preserve"> SEQ Table \* ARABIC </w:instrText>
      </w:r>
      <w:r>
        <w:fldChar w:fldCharType="separate"/>
      </w:r>
      <w:r w:rsidR="00BF3AB3">
        <w:rPr>
          <w:noProof/>
          <w:lang w:val="fr-FR"/>
        </w:rPr>
        <w:t>3</w:t>
      </w:r>
      <w:r>
        <w:fldChar w:fldCharType="end"/>
      </w:r>
      <w:r w:rsidRPr="00BF3AB3">
        <w:rPr>
          <w:lang w:val="fr-FR"/>
        </w:rPr>
        <w:t xml:space="preserve">  Taux de toxicité hématologique rapportés dans l'essai DESTINY-Breast01 (FDA BLA 761139, n=184)</w:t>
      </w:r>
    </w:p>
    <w:p w14:paraId="01FE4F81" w14:textId="2812EEF1" w:rsidR="006573EB" w:rsidRPr="001D1477" w:rsidRDefault="00C2228B" w:rsidP="00A41DCE">
      <w:pPr>
        <w:pStyle w:val="Titre2"/>
        <w:rPr>
          <w:lang w:val="fr-FR"/>
          <w:rPrChange w:id="195" w:author="PETAIN Aurelie" w:date="2026-06-02T18:03:00Z" w16du:dateUtc="2026-06-02T16:03:00Z">
            <w:rPr/>
          </w:rPrChange>
        </w:rPr>
      </w:pPr>
      <w:r w:rsidRPr="001D1477">
        <w:rPr>
          <w:lang w:val="fr-FR"/>
          <w:rPrChange w:id="196" w:author="PETAIN Aurelie" w:date="2026-06-02T18:03:00Z" w16du:dateUtc="2026-06-02T16:03:00Z">
            <w:rPr/>
          </w:rPrChange>
        </w:rPr>
        <w:t>2.8 Environnement computationnel</w:t>
      </w:r>
      <w:bookmarkEnd w:id="194"/>
    </w:p>
    <w:p w14:paraId="143CC455" w14:textId="77777777" w:rsidR="006573EB" w:rsidRPr="00463A58" w:rsidRDefault="00C2228B">
      <w:pPr>
        <w:spacing w:after="120"/>
        <w:ind w:firstLine="567"/>
        <w:jc w:val="both"/>
        <w:rPr>
          <w:lang w:val="fr-FR"/>
        </w:rPr>
      </w:pPr>
      <w:r>
        <w:rPr>
          <w:rFonts w:ascii="Times New Roman" w:hAnsi="Times New Roman"/>
          <w:sz w:val="24"/>
          <w:lang w:val="fr-FR"/>
        </w:rPr>
        <w:t>L'ensemble du pipeline a été développé sous R (version ≥ 4.3.0) avec les librairies suivantes :</w:t>
      </w:r>
    </w:p>
    <w:tbl>
      <w:tblPr>
        <w:tblStyle w:val="Grilledutableau"/>
        <w:tblW w:w="0" w:type="auto"/>
        <w:tblLook w:val="04A0" w:firstRow="1" w:lastRow="0" w:firstColumn="1" w:lastColumn="0" w:noHBand="0" w:noVBand="1"/>
      </w:tblPr>
      <w:tblGrid>
        <w:gridCol w:w="1984"/>
        <w:gridCol w:w="1417"/>
        <w:gridCol w:w="5669"/>
      </w:tblGrid>
      <w:tr w:rsidR="006573EB" w14:paraId="2D7F3271" w14:textId="77777777">
        <w:tc>
          <w:tcPr>
            <w:tcW w:w="1984" w:type="dxa"/>
            <w:shd w:val="clear" w:color="auto" w:fill="2C3E50"/>
          </w:tcPr>
          <w:p w14:paraId="7A44BAC2" w14:textId="77777777" w:rsidR="006573EB" w:rsidRDefault="00C2228B">
            <w:pPr>
              <w:jc w:val="center"/>
            </w:pPr>
            <w:proofErr w:type="spellStart"/>
            <w:r>
              <w:rPr>
                <w:rFonts w:ascii="Times New Roman" w:hAnsi="Times New Roman"/>
                <w:b/>
                <w:color w:val="FFFFFF"/>
                <w:sz w:val="20"/>
              </w:rPr>
              <w:t>Librairie</w:t>
            </w:r>
            <w:proofErr w:type="spellEnd"/>
          </w:p>
        </w:tc>
        <w:tc>
          <w:tcPr>
            <w:tcW w:w="1417" w:type="dxa"/>
            <w:shd w:val="clear" w:color="auto" w:fill="2C3E50"/>
          </w:tcPr>
          <w:p w14:paraId="39BD9911" w14:textId="77777777" w:rsidR="006573EB" w:rsidRDefault="00C2228B">
            <w:pPr>
              <w:jc w:val="center"/>
            </w:pPr>
            <w:r>
              <w:rPr>
                <w:rFonts w:ascii="Times New Roman" w:hAnsi="Times New Roman"/>
                <w:b/>
                <w:color w:val="FFFFFF"/>
                <w:sz w:val="20"/>
              </w:rPr>
              <w:t>Version</w:t>
            </w:r>
          </w:p>
        </w:tc>
        <w:tc>
          <w:tcPr>
            <w:tcW w:w="5669" w:type="dxa"/>
            <w:shd w:val="clear" w:color="auto" w:fill="2C3E50"/>
          </w:tcPr>
          <w:p w14:paraId="39A5ECEE" w14:textId="77777777" w:rsidR="006573EB" w:rsidRDefault="00C2228B">
            <w:pPr>
              <w:jc w:val="center"/>
            </w:pPr>
            <w:r>
              <w:rPr>
                <w:rFonts w:ascii="Times New Roman" w:hAnsi="Times New Roman"/>
                <w:b/>
                <w:color w:val="FFFFFF"/>
                <w:sz w:val="20"/>
              </w:rPr>
              <w:t>Usage</w:t>
            </w:r>
          </w:p>
        </w:tc>
      </w:tr>
      <w:tr w:rsidR="006573EB" w:rsidRPr="00F72638" w14:paraId="15FB254D" w14:textId="77777777">
        <w:tc>
          <w:tcPr>
            <w:tcW w:w="1984" w:type="dxa"/>
            <w:shd w:val="clear" w:color="auto" w:fill="F2F2F2"/>
          </w:tcPr>
          <w:p w14:paraId="03BED393" w14:textId="77777777" w:rsidR="006573EB" w:rsidRDefault="00C2228B">
            <w:pPr>
              <w:jc w:val="center"/>
            </w:pPr>
            <w:r>
              <w:rPr>
                <w:rFonts w:ascii="Times New Roman" w:hAnsi="Times New Roman"/>
                <w:sz w:val="20"/>
              </w:rPr>
              <w:t>rxode2</w:t>
            </w:r>
          </w:p>
        </w:tc>
        <w:tc>
          <w:tcPr>
            <w:tcW w:w="1417" w:type="dxa"/>
            <w:shd w:val="clear" w:color="auto" w:fill="F2F2F2"/>
          </w:tcPr>
          <w:p w14:paraId="4AC75C8F" w14:textId="77777777" w:rsidR="006573EB" w:rsidRDefault="00C2228B">
            <w:pPr>
              <w:jc w:val="center"/>
            </w:pPr>
            <w:r>
              <w:rPr>
                <w:rFonts w:ascii="Times New Roman" w:hAnsi="Times New Roman"/>
                <w:sz w:val="20"/>
              </w:rPr>
              <w:t>≥ 2.0</w:t>
            </w:r>
          </w:p>
        </w:tc>
        <w:tc>
          <w:tcPr>
            <w:tcW w:w="5669" w:type="dxa"/>
            <w:shd w:val="clear" w:color="auto" w:fill="F2F2F2"/>
          </w:tcPr>
          <w:p w14:paraId="5D36AF97" w14:textId="77777777" w:rsidR="006573EB" w:rsidRPr="00463A58" w:rsidRDefault="00C2228B">
            <w:pPr>
              <w:jc w:val="center"/>
              <w:rPr>
                <w:lang w:val="fr-FR"/>
              </w:rPr>
            </w:pPr>
            <w:r>
              <w:rPr>
                <w:rFonts w:ascii="Times New Roman" w:hAnsi="Times New Roman"/>
                <w:sz w:val="20"/>
                <w:lang w:val="fr-FR"/>
              </w:rPr>
              <w:t>Résolution ODE, modèles PK/PD</w:t>
            </w:r>
          </w:p>
        </w:tc>
      </w:tr>
      <w:tr w:rsidR="006573EB" w14:paraId="7BF61C40" w14:textId="77777777">
        <w:tc>
          <w:tcPr>
            <w:tcW w:w="1984" w:type="dxa"/>
            <w:shd w:val="clear" w:color="auto" w:fill="FFFFFF"/>
          </w:tcPr>
          <w:p w14:paraId="5ED2AE99" w14:textId="77777777" w:rsidR="006573EB" w:rsidRDefault="00C2228B">
            <w:pPr>
              <w:jc w:val="center"/>
            </w:pPr>
            <w:r>
              <w:rPr>
                <w:rFonts w:ascii="Times New Roman" w:hAnsi="Times New Roman"/>
                <w:sz w:val="20"/>
              </w:rPr>
              <w:t>ggplot2</w:t>
            </w:r>
          </w:p>
        </w:tc>
        <w:tc>
          <w:tcPr>
            <w:tcW w:w="1417" w:type="dxa"/>
            <w:shd w:val="clear" w:color="auto" w:fill="FFFFFF"/>
          </w:tcPr>
          <w:p w14:paraId="53810331" w14:textId="77777777" w:rsidR="006573EB" w:rsidRDefault="00C2228B">
            <w:pPr>
              <w:jc w:val="center"/>
            </w:pPr>
            <w:r>
              <w:rPr>
                <w:rFonts w:ascii="Times New Roman" w:hAnsi="Times New Roman"/>
                <w:sz w:val="20"/>
              </w:rPr>
              <w:t>≥ 3.4</w:t>
            </w:r>
          </w:p>
        </w:tc>
        <w:tc>
          <w:tcPr>
            <w:tcW w:w="5669" w:type="dxa"/>
            <w:shd w:val="clear" w:color="auto" w:fill="FFFFFF"/>
          </w:tcPr>
          <w:p w14:paraId="17643FF3" w14:textId="77777777" w:rsidR="006573EB" w:rsidRDefault="00C2228B">
            <w:pPr>
              <w:jc w:val="center"/>
            </w:pPr>
            <w:proofErr w:type="spellStart"/>
            <w:r>
              <w:rPr>
                <w:rFonts w:ascii="Times New Roman" w:hAnsi="Times New Roman"/>
                <w:sz w:val="20"/>
              </w:rPr>
              <w:t>Visualisation</w:t>
            </w:r>
            <w:proofErr w:type="spellEnd"/>
            <w:r>
              <w:rPr>
                <w:rFonts w:ascii="Times New Roman" w:hAnsi="Times New Roman"/>
                <w:sz w:val="20"/>
              </w:rPr>
              <w:t xml:space="preserve"> des </w:t>
            </w:r>
            <w:proofErr w:type="spellStart"/>
            <w:r>
              <w:rPr>
                <w:rFonts w:ascii="Times New Roman" w:hAnsi="Times New Roman"/>
                <w:sz w:val="20"/>
              </w:rPr>
              <w:t>résultats</w:t>
            </w:r>
            <w:proofErr w:type="spellEnd"/>
          </w:p>
        </w:tc>
      </w:tr>
      <w:tr w:rsidR="006573EB" w14:paraId="4DF3BD93" w14:textId="77777777">
        <w:tc>
          <w:tcPr>
            <w:tcW w:w="1984" w:type="dxa"/>
            <w:shd w:val="clear" w:color="auto" w:fill="F2F2F2"/>
          </w:tcPr>
          <w:p w14:paraId="2BA6AE53" w14:textId="77777777" w:rsidR="006573EB" w:rsidRDefault="00C2228B">
            <w:pPr>
              <w:jc w:val="center"/>
            </w:pPr>
            <w:proofErr w:type="spellStart"/>
            <w:r>
              <w:rPr>
                <w:rFonts w:ascii="Times New Roman" w:hAnsi="Times New Roman"/>
                <w:sz w:val="20"/>
              </w:rPr>
              <w:t>dplyr</w:t>
            </w:r>
            <w:proofErr w:type="spellEnd"/>
          </w:p>
        </w:tc>
        <w:tc>
          <w:tcPr>
            <w:tcW w:w="1417" w:type="dxa"/>
            <w:shd w:val="clear" w:color="auto" w:fill="F2F2F2"/>
          </w:tcPr>
          <w:p w14:paraId="347A6F5C" w14:textId="77777777" w:rsidR="006573EB" w:rsidRDefault="00C2228B">
            <w:pPr>
              <w:jc w:val="center"/>
            </w:pPr>
            <w:r>
              <w:rPr>
                <w:rFonts w:ascii="Times New Roman" w:hAnsi="Times New Roman"/>
                <w:sz w:val="20"/>
              </w:rPr>
              <w:t>≥ 1.1</w:t>
            </w:r>
          </w:p>
        </w:tc>
        <w:tc>
          <w:tcPr>
            <w:tcW w:w="5669" w:type="dxa"/>
            <w:shd w:val="clear" w:color="auto" w:fill="F2F2F2"/>
          </w:tcPr>
          <w:p w14:paraId="580EE1A8" w14:textId="77777777" w:rsidR="006573EB" w:rsidRDefault="00C2228B">
            <w:pPr>
              <w:jc w:val="center"/>
            </w:pPr>
            <w:r>
              <w:rPr>
                <w:rFonts w:ascii="Times New Roman" w:hAnsi="Times New Roman"/>
                <w:sz w:val="20"/>
              </w:rPr>
              <w:t>Manipulation des données</w:t>
            </w:r>
          </w:p>
        </w:tc>
      </w:tr>
      <w:tr w:rsidR="006573EB" w14:paraId="7EBF45C2" w14:textId="77777777">
        <w:tc>
          <w:tcPr>
            <w:tcW w:w="1984" w:type="dxa"/>
            <w:shd w:val="clear" w:color="auto" w:fill="FFFFFF"/>
          </w:tcPr>
          <w:p w14:paraId="1ABC9E8D" w14:textId="77777777" w:rsidR="006573EB" w:rsidRDefault="00C2228B">
            <w:pPr>
              <w:jc w:val="center"/>
            </w:pPr>
            <w:proofErr w:type="spellStart"/>
            <w:r>
              <w:rPr>
                <w:rFonts w:ascii="Times New Roman" w:hAnsi="Times New Roman"/>
                <w:sz w:val="20"/>
              </w:rPr>
              <w:t>tidyr</w:t>
            </w:r>
            <w:proofErr w:type="spellEnd"/>
          </w:p>
        </w:tc>
        <w:tc>
          <w:tcPr>
            <w:tcW w:w="1417" w:type="dxa"/>
            <w:shd w:val="clear" w:color="auto" w:fill="FFFFFF"/>
          </w:tcPr>
          <w:p w14:paraId="511B3B26" w14:textId="77777777" w:rsidR="006573EB" w:rsidRDefault="00C2228B">
            <w:pPr>
              <w:jc w:val="center"/>
            </w:pPr>
            <w:r>
              <w:rPr>
                <w:rFonts w:ascii="Times New Roman" w:hAnsi="Times New Roman"/>
                <w:sz w:val="20"/>
              </w:rPr>
              <w:t>≥ 1.3</w:t>
            </w:r>
          </w:p>
        </w:tc>
        <w:tc>
          <w:tcPr>
            <w:tcW w:w="5669" w:type="dxa"/>
            <w:shd w:val="clear" w:color="auto" w:fill="FFFFFF"/>
          </w:tcPr>
          <w:p w14:paraId="1CB8F5ED" w14:textId="77777777" w:rsidR="006573EB" w:rsidRDefault="00C2228B">
            <w:pPr>
              <w:jc w:val="center"/>
            </w:pPr>
            <w:r>
              <w:rPr>
                <w:rFonts w:ascii="Times New Roman" w:hAnsi="Times New Roman"/>
                <w:sz w:val="20"/>
              </w:rPr>
              <w:t>Restructuration des tableaux</w:t>
            </w:r>
          </w:p>
        </w:tc>
      </w:tr>
      <w:tr w:rsidR="006573EB" w14:paraId="19358896" w14:textId="77777777">
        <w:tc>
          <w:tcPr>
            <w:tcW w:w="1984" w:type="dxa"/>
            <w:shd w:val="clear" w:color="auto" w:fill="F2F2F2"/>
          </w:tcPr>
          <w:p w14:paraId="0AE41A51" w14:textId="77777777" w:rsidR="006573EB" w:rsidRDefault="00C2228B">
            <w:pPr>
              <w:jc w:val="center"/>
            </w:pPr>
            <w:r>
              <w:rPr>
                <w:rFonts w:ascii="Times New Roman" w:hAnsi="Times New Roman"/>
                <w:sz w:val="20"/>
              </w:rPr>
              <w:t>R base</w:t>
            </w:r>
          </w:p>
        </w:tc>
        <w:tc>
          <w:tcPr>
            <w:tcW w:w="1417" w:type="dxa"/>
            <w:shd w:val="clear" w:color="auto" w:fill="F2F2F2"/>
          </w:tcPr>
          <w:p w14:paraId="6BD24C32" w14:textId="77777777" w:rsidR="006573EB" w:rsidRDefault="00C2228B">
            <w:pPr>
              <w:jc w:val="center"/>
            </w:pPr>
            <w:r>
              <w:rPr>
                <w:rFonts w:ascii="Times New Roman" w:hAnsi="Times New Roman"/>
                <w:sz w:val="20"/>
              </w:rPr>
              <w:t>≥ 4.3</w:t>
            </w:r>
          </w:p>
        </w:tc>
        <w:tc>
          <w:tcPr>
            <w:tcW w:w="5669" w:type="dxa"/>
            <w:shd w:val="clear" w:color="auto" w:fill="F2F2F2"/>
          </w:tcPr>
          <w:p w14:paraId="7DC211E5" w14:textId="77777777" w:rsidR="006573EB" w:rsidRDefault="00C2228B" w:rsidP="00BF3AB3">
            <w:pPr>
              <w:keepNext/>
              <w:jc w:val="center"/>
            </w:pPr>
            <w:proofErr w:type="spellStart"/>
            <w:r>
              <w:rPr>
                <w:rFonts w:ascii="Times New Roman" w:hAnsi="Times New Roman"/>
                <w:sz w:val="20"/>
              </w:rPr>
              <w:t>Optimisation</w:t>
            </w:r>
            <w:proofErr w:type="spellEnd"/>
            <w:r>
              <w:rPr>
                <w:rFonts w:ascii="Times New Roman" w:hAnsi="Times New Roman"/>
                <w:sz w:val="20"/>
              </w:rPr>
              <w:t xml:space="preserve"> Nelder-Mead (</w:t>
            </w:r>
            <w:proofErr w:type="spellStart"/>
            <w:proofErr w:type="gramStart"/>
            <w:r>
              <w:rPr>
                <w:rFonts w:ascii="Times New Roman" w:hAnsi="Times New Roman"/>
                <w:sz w:val="20"/>
              </w:rPr>
              <w:t>optim</w:t>
            </w:r>
            <w:proofErr w:type="spellEnd"/>
            <w:r>
              <w:rPr>
                <w:rFonts w:ascii="Times New Roman" w:hAnsi="Times New Roman"/>
                <w:sz w:val="20"/>
              </w:rPr>
              <w:t>(</w:t>
            </w:r>
            <w:proofErr w:type="gramEnd"/>
            <w:r>
              <w:rPr>
                <w:rFonts w:ascii="Times New Roman" w:hAnsi="Times New Roman"/>
                <w:sz w:val="20"/>
              </w:rPr>
              <w:t>))</w:t>
            </w:r>
          </w:p>
        </w:tc>
      </w:tr>
    </w:tbl>
    <w:p w14:paraId="62A31B8A" w14:textId="340832BF" w:rsidR="00EB7F02" w:rsidRPr="00BF3AB3" w:rsidRDefault="00EB7F02">
      <w:pPr>
        <w:pStyle w:val="Lgende"/>
        <w:rPr>
          <w:lang w:val="fr-FR"/>
        </w:rPr>
      </w:pPr>
      <w:r w:rsidRPr="00BF3AB3">
        <w:rPr>
          <w:lang w:val="fr-FR"/>
        </w:rPr>
        <w:t xml:space="preserve">Table </w:t>
      </w:r>
      <w:r>
        <w:fldChar w:fldCharType="begin"/>
      </w:r>
      <w:r w:rsidRPr="00BF3AB3">
        <w:rPr>
          <w:lang w:val="fr-FR"/>
        </w:rPr>
        <w:instrText xml:space="preserve"> SEQ Table \* ARABIC </w:instrText>
      </w:r>
      <w:r>
        <w:fldChar w:fldCharType="separate"/>
      </w:r>
      <w:r w:rsidR="00BF3AB3">
        <w:rPr>
          <w:noProof/>
          <w:lang w:val="fr-FR"/>
        </w:rPr>
        <w:t>4</w:t>
      </w:r>
      <w:r>
        <w:fldChar w:fldCharType="end"/>
      </w:r>
      <w:r w:rsidRPr="00BF3AB3">
        <w:rPr>
          <w:lang w:val="fr-FR"/>
        </w:rPr>
        <w:t xml:space="preserve"> Librairies R utilisées dans le pipeline et leurs fonctions</w:t>
      </w:r>
    </w:p>
    <w:p w14:paraId="35C5A8DA" w14:textId="77777777" w:rsidR="006573EB" w:rsidRPr="00463A58" w:rsidRDefault="00C2228B">
      <w:pPr>
        <w:spacing w:after="120"/>
        <w:ind w:firstLine="567"/>
        <w:jc w:val="both"/>
        <w:rPr>
          <w:lang w:val="fr-FR"/>
        </w:rPr>
      </w:pPr>
      <w:r>
        <w:rPr>
          <w:rFonts w:ascii="Times New Roman" w:hAnsi="Times New Roman"/>
          <w:sz w:val="24"/>
          <w:lang w:val="fr-FR"/>
        </w:rPr>
        <w:t>Le code source est organisé en modules indépendants par étape (etape1 à etape6), permettant la reproductibilité de chaque analyse. Les résultats intermédiaires sont sérialisés au format .</w:t>
      </w:r>
      <w:proofErr w:type="spellStart"/>
      <w:r>
        <w:rPr>
          <w:rFonts w:ascii="Times New Roman" w:hAnsi="Times New Roman"/>
          <w:sz w:val="24"/>
          <w:lang w:val="fr-FR"/>
        </w:rPr>
        <w:t>rds</w:t>
      </w:r>
      <w:proofErr w:type="spellEnd"/>
      <w:r>
        <w:rPr>
          <w:rFonts w:ascii="Times New Roman" w:hAnsi="Times New Roman"/>
          <w:sz w:val="24"/>
          <w:lang w:val="fr-FR"/>
        </w:rPr>
        <w:t xml:space="preserve"> (</w:t>
      </w:r>
      <w:proofErr w:type="spellStart"/>
      <w:r>
        <w:rPr>
          <w:rFonts w:ascii="Times New Roman" w:hAnsi="Times New Roman"/>
          <w:sz w:val="24"/>
          <w:lang w:val="fr-FR"/>
        </w:rPr>
        <w:t>readRDS</w:t>
      </w:r>
      <w:proofErr w:type="spellEnd"/>
      <w:r>
        <w:rPr>
          <w:rFonts w:ascii="Times New Roman" w:hAnsi="Times New Roman"/>
          <w:sz w:val="24"/>
          <w:lang w:val="fr-FR"/>
        </w:rPr>
        <w:t>/</w:t>
      </w:r>
      <w:proofErr w:type="spellStart"/>
      <w:r>
        <w:rPr>
          <w:rFonts w:ascii="Times New Roman" w:hAnsi="Times New Roman"/>
          <w:sz w:val="24"/>
          <w:lang w:val="fr-FR"/>
        </w:rPr>
        <w:t>saveRDS</w:t>
      </w:r>
      <w:proofErr w:type="spellEnd"/>
      <w:r>
        <w:rPr>
          <w:rFonts w:ascii="Times New Roman" w:hAnsi="Times New Roman"/>
          <w:sz w:val="24"/>
          <w:lang w:val="fr-FR"/>
        </w:rPr>
        <w:t>) pour découplage des étapes de simulation et de visualisation. L'ensemble du code est versionné sous Git, avec une graine aléatoire fixe (</w:t>
      </w:r>
      <w:proofErr w:type="spellStart"/>
      <w:proofErr w:type="gramStart"/>
      <w:r>
        <w:rPr>
          <w:rFonts w:ascii="Times New Roman" w:hAnsi="Times New Roman"/>
          <w:sz w:val="24"/>
          <w:lang w:val="fr-FR"/>
        </w:rPr>
        <w:t>set.seed</w:t>
      </w:r>
      <w:proofErr w:type="spellEnd"/>
      <w:proofErr w:type="gramEnd"/>
      <w:r>
        <w:rPr>
          <w:rFonts w:ascii="Times New Roman" w:hAnsi="Times New Roman"/>
          <w:sz w:val="24"/>
          <w:lang w:val="fr-FR"/>
        </w:rPr>
        <w:t>(42)) garantissant la reproductibilité exacte des simulations stochastiques. La structure complète des scripts est détaillée en Annexe A4.</w:t>
      </w:r>
    </w:p>
    <w:p w14:paraId="7AEB7C2C" w14:textId="77777777" w:rsidR="006573EB" w:rsidRPr="00463A58" w:rsidRDefault="00C2228B">
      <w:pPr>
        <w:rPr>
          <w:lang w:val="fr-FR"/>
        </w:rPr>
      </w:pPr>
      <w:r>
        <w:rPr>
          <w:lang w:val="fr-FR"/>
        </w:rPr>
        <w:br w:type="page"/>
      </w:r>
    </w:p>
    <w:p w14:paraId="3707A10A" w14:textId="77777777" w:rsidR="006573EB" w:rsidRPr="00463A58" w:rsidRDefault="00C2228B" w:rsidP="00A41DCE">
      <w:pPr>
        <w:pStyle w:val="Titre1"/>
        <w:rPr>
          <w:lang w:val="fr-FR"/>
        </w:rPr>
      </w:pPr>
      <w:bookmarkStart w:id="197" w:name="_Toc231291043"/>
      <w:r>
        <w:rPr>
          <w:lang w:val="fr-FR"/>
        </w:rPr>
        <w:lastRenderedPageBreak/>
        <w:t>III. Résultats</w:t>
      </w:r>
      <w:bookmarkEnd w:id="197"/>
    </w:p>
    <w:p w14:paraId="3AB9DC9E" w14:textId="77777777" w:rsidR="006573EB" w:rsidRPr="00463A58" w:rsidRDefault="00C2228B" w:rsidP="00A41DCE">
      <w:pPr>
        <w:pStyle w:val="Titre2"/>
        <w:rPr>
          <w:lang w:val="fr-FR"/>
        </w:rPr>
      </w:pPr>
      <w:bookmarkStart w:id="198" w:name="_Toc231291044"/>
      <w:r>
        <w:rPr>
          <w:lang w:val="fr-FR"/>
        </w:rPr>
        <w:t xml:space="preserve">3.1 Étape 1 — Validation du cadre : reproduction du modèle </w:t>
      </w:r>
      <w:proofErr w:type="spellStart"/>
      <w:r>
        <w:rPr>
          <w:lang w:val="fr-FR"/>
        </w:rPr>
        <w:t>Fornari</w:t>
      </w:r>
      <w:bookmarkEnd w:id="198"/>
      <w:proofErr w:type="spellEnd"/>
    </w:p>
    <w:p w14:paraId="07516707" w14:textId="36178DF6" w:rsidR="006573EB" w:rsidRPr="00463A58" w:rsidRDefault="00C2228B">
      <w:pPr>
        <w:spacing w:after="120"/>
        <w:ind w:firstLine="567"/>
        <w:jc w:val="both"/>
        <w:rPr>
          <w:lang w:val="fr-FR"/>
        </w:rPr>
      </w:pPr>
      <w:r>
        <w:rPr>
          <w:rFonts w:ascii="Times New Roman" w:hAnsi="Times New Roman"/>
          <w:sz w:val="24"/>
          <w:lang w:val="fr-FR"/>
        </w:rPr>
        <w:t xml:space="preserve">La première étape du projet a consisté à reproduire fidèlement le modèle de </w:t>
      </w:r>
      <w:proofErr w:type="spellStart"/>
      <w:r>
        <w:rPr>
          <w:rFonts w:ascii="Times New Roman" w:hAnsi="Times New Roman"/>
          <w:sz w:val="24"/>
          <w:lang w:val="fr-FR"/>
        </w:rPr>
        <w:t>Fornari</w:t>
      </w:r>
      <w:proofErr w:type="spellEnd"/>
      <w:r>
        <w:rPr>
          <w:rFonts w:ascii="Times New Roman" w:hAnsi="Times New Roman"/>
          <w:sz w:val="24"/>
          <w:lang w:val="fr-FR"/>
        </w:rPr>
        <w:t xml:space="preserve"> (2019) </w:t>
      </w:r>
      <w:del w:id="199" w:author="GUIGNARD Davy" w:date="2026-06-08T13:22:00Z" w16du:dateUtc="2026-06-08T11:22:00Z">
        <w:r w:rsidDel="00915210">
          <w:rPr>
            <w:rFonts w:ascii="Times New Roman" w:hAnsi="Times New Roman"/>
            <w:sz w:val="24"/>
            <w:lang w:val="fr-FR"/>
          </w:rPr>
          <w:delText xml:space="preserve">sur </w:delText>
        </w:r>
      </w:del>
      <w:ins w:id="200" w:author="GUIGNARD Davy" w:date="2026-06-08T13:22:00Z" w16du:dateUtc="2026-06-08T11:22:00Z">
        <w:r w:rsidR="00915210">
          <w:rPr>
            <w:rFonts w:ascii="Times New Roman" w:hAnsi="Times New Roman"/>
            <w:sz w:val="24"/>
            <w:lang w:val="fr-FR"/>
          </w:rPr>
          <w:t>e</w:t>
        </w:r>
      </w:ins>
      <w:ins w:id="201" w:author="GUIGNARD Davy" w:date="2026-06-08T13:23:00Z" w16du:dateUtc="2026-06-08T11:23:00Z">
        <w:r w:rsidR="00915210">
          <w:rPr>
            <w:rFonts w:ascii="Times New Roman" w:hAnsi="Times New Roman"/>
            <w:sz w:val="24"/>
            <w:lang w:val="fr-FR"/>
          </w:rPr>
          <w:t>n utilisant</w:t>
        </w:r>
      </w:ins>
      <w:ins w:id="202" w:author="GUIGNARD Davy" w:date="2026-06-08T13:22:00Z" w16du:dateUtc="2026-06-08T11:22:00Z">
        <w:r w:rsidR="00915210">
          <w:rPr>
            <w:rFonts w:ascii="Times New Roman" w:hAnsi="Times New Roman"/>
            <w:sz w:val="24"/>
            <w:lang w:val="fr-FR"/>
          </w:rPr>
          <w:t xml:space="preserve"> </w:t>
        </w:r>
      </w:ins>
      <w:r>
        <w:rPr>
          <w:rFonts w:ascii="Times New Roman" w:hAnsi="Times New Roman"/>
          <w:sz w:val="24"/>
          <w:lang w:val="fr-FR"/>
        </w:rPr>
        <w:t xml:space="preserve">les données publiées de rat traité au </w:t>
      </w:r>
      <w:proofErr w:type="spellStart"/>
      <w:r>
        <w:rPr>
          <w:rFonts w:ascii="Times New Roman" w:hAnsi="Times New Roman"/>
          <w:sz w:val="24"/>
          <w:lang w:val="fr-FR"/>
        </w:rPr>
        <w:t>carboplatine</w:t>
      </w:r>
      <w:proofErr w:type="spellEnd"/>
      <w:r>
        <w:rPr>
          <w:rFonts w:ascii="Times New Roman" w:hAnsi="Times New Roman"/>
          <w:sz w:val="24"/>
          <w:lang w:val="fr-FR"/>
        </w:rPr>
        <w:t xml:space="preserve">, afin de valider la fidélité de l'implémentation du système d'ODE et des paramètres de </w:t>
      </w:r>
      <w:proofErr w:type="spellStart"/>
      <w:r>
        <w:rPr>
          <w:rFonts w:ascii="Times New Roman" w:hAnsi="Times New Roman"/>
          <w:sz w:val="24"/>
          <w:lang w:val="fr-FR"/>
        </w:rPr>
        <w:t>Fornari</w:t>
      </w:r>
      <w:proofErr w:type="spellEnd"/>
      <w:r>
        <w:rPr>
          <w:rFonts w:ascii="Times New Roman" w:hAnsi="Times New Roman"/>
          <w:sz w:val="24"/>
          <w:lang w:val="fr-FR"/>
        </w:rPr>
        <w:t xml:space="preserve"> (2019) avant toute transposition à de nouveaux composés ou espèces</w:t>
      </w:r>
      <w:ins w:id="203" w:author="GUIGNARD Davy" w:date="2026-06-08T13:23:00Z" w16du:dateUtc="2026-06-08T11:23:00Z">
        <w:r w:rsidR="00AA3B6D">
          <w:rPr>
            <w:rFonts w:ascii="Times New Roman" w:hAnsi="Times New Roman"/>
            <w:sz w:val="24"/>
            <w:lang w:val="fr-FR"/>
          </w:rPr>
          <w:t>.</w:t>
        </w:r>
      </w:ins>
    </w:p>
    <w:p w14:paraId="58EA31E9" w14:textId="77777777" w:rsidR="006573EB" w:rsidRPr="00463A58" w:rsidRDefault="00C2228B" w:rsidP="00A41DCE">
      <w:pPr>
        <w:pStyle w:val="Titre3"/>
        <w:rPr>
          <w:lang w:val="fr-FR"/>
        </w:rPr>
      </w:pPr>
      <w:bookmarkStart w:id="204" w:name="_Toc231291045"/>
      <w:r>
        <w:rPr>
          <w:lang w:val="fr-FR"/>
        </w:rPr>
        <w:t>3.1.1 Paramètres biologiques du rat</w:t>
      </w:r>
      <w:bookmarkEnd w:id="204"/>
    </w:p>
    <w:p w14:paraId="2B89A498" w14:textId="77777777" w:rsidR="006573EB" w:rsidRDefault="00C2228B">
      <w:pPr>
        <w:spacing w:after="120"/>
        <w:ind w:firstLine="567"/>
        <w:jc w:val="both"/>
      </w:pPr>
      <w:r>
        <w:rPr>
          <w:rFonts w:ascii="Times New Roman" w:hAnsi="Times New Roman"/>
          <w:sz w:val="24"/>
          <w:lang w:val="fr-FR"/>
        </w:rPr>
        <w:t xml:space="preserve">Les paramètres de base ont été calculés à partir des valeurs hématologiques normales du rat selon les équations S4 de </w:t>
      </w:r>
      <w:proofErr w:type="spellStart"/>
      <w:r>
        <w:rPr>
          <w:rFonts w:ascii="Times New Roman" w:hAnsi="Times New Roman"/>
          <w:sz w:val="24"/>
          <w:lang w:val="fr-FR"/>
        </w:rPr>
        <w:t>Fornari</w:t>
      </w:r>
      <w:proofErr w:type="spellEnd"/>
      <w:r>
        <w:rPr>
          <w:rFonts w:ascii="Times New Roman" w:hAnsi="Times New Roman"/>
          <w:sz w:val="24"/>
          <w:lang w:val="fr-FR"/>
        </w:rPr>
        <w:t xml:space="preserve"> (2019). </w:t>
      </w:r>
      <w:r>
        <w:rPr>
          <w:rFonts w:ascii="Times New Roman" w:hAnsi="Times New Roman"/>
          <w:sz w:val="24"/>
        </w:rPr>
        <w:t xml:space="preserve">Les </w:t>
      </w:r>
      <w:proofErr w:type="spellStart"/>
      <w:r>
        <w:rPr>
          <w:rFonts w:ascii="Times New Roman" w:hAnsi="Times New Roman"/>
          <w:sz w:val="24"/>
        </w:rPr>
        <w:t>valeurs</w:t>
      </w:r>
      <w:proofErr w:type="spellEnd"/>
      <w:r>
        <w:rPr>
          <w:rFonts w:ascii="Times New Roman" w:hAnsi="Times New Roman"/>
          <w:sz w:val="24"/>
        </w:rPr>
        <w:t xml:space="preserve"> </w:t>
      </w:r>
      <w:proofErr w:type="spellStart"/>
      <w:r>
        <w:rPr>
          <w:rFonts w:ascii="Times New Roman" w:hAnsi="Times New Roman"/>
          <w:sz w:val="24"/>
        </w:rPr>
        <w:t>biologiques</w:t>
      </w:r>
      <w:proofErr w:type="spellEnd"/>
      <w:r>
        <w:rPr>
          <w:rFonts w:ascii="Times New Roman" w:hAnsi="Times New Roman"/>
          <w:sz w:val="24"/>
        </w:rPr>
        <w:t xml:space="preserve"> </w:t>
      </w:r>
      <w:proofErr w:type="spellStart"/>
      <w:r>
        <w:rPr>
          <w:rFonts w:ascii="Times New Roman" w:hAnsi="Times New Roman"/>
          <w:sz w:val="24"/>
        </w:rPr>
        <w:t>utilisées</w:t>
      </w:r>
      <w:proofErr w:type="spellEnd"/>
      <w:r>
        <w:rPr>
          <w:rFonts w:ascii="Times New Roman" w:hAnsi="Times New Roman"/>
          <w:sz w:val="24"/>
        </w:rPr>
        <w:t xml:space="preserve"> </w:t>
      </w:r>
      <w:proofErr w:type="spellStart"/>
      <w:r>
        <w:rPr>
          <w:rFonts w:ascii="Times New Roman" w:hAnsi="Times New Roman"/>
          <w:sz w:val="24"/>
        </w:rPr>
        <w:t>sont</w:t>
      </w:r>
      <w:proofErr w:type="spellEnd"/>
      <w:r>
        <w:rPr>
          <w:rFonts w:ascii="Times New Roman" w:hAnsi="Times New Roman"/>
          <w:sz w:val="24"/>
        </w:rPr>
        <w:t xml:space="preserve"> issues de la </w:t>
      </w:r>
      <w:proofErr w:type="spellStart"/>
      <w:proofErr w:type="gramStart"/>
      <w:r>
        <w:rPr>
          <w:rFonts w:ascii="Times New Roman" w:hAnsi="Times New Roman"/>
          <w:sz w:val="24"/>
        </w:rPr>
        <w:t>littérature</w:t>
      </w:r>
      <w:proofErr w:type="spellEnd"/>
      <w:r>
        <w:rPr>
          <w:rFonts w:ascii="Times New Roman" w:hAnsi="Times New Roman"/>
          <w:sz w:val="24"/>
        </w:rPr>
        <w:t xml:space="preserve"> :</w:t>
      </w:r>
      <w:proofErr w:type="gramEnd"/>
    </w:p>
    <w:tbl>
      <w:tblPr>
        <w:tblStyle w:val="Grilledutableau"/>
        <w:tblW w:w="0" w:type="auto"/>
        <w:tblLook w:val="04A0" w:firstRow="1" w:lastRow="0" w:firstColumn="1" w:lastColumn="0" w:noHBand="0" w:noVBand="1"/>
      </w:tblPr>
      <w:tblGrid>
        <w:gridCol w:w="2835"/>
        <w:gridCol w:w="1701"/>
        <w:gridCol w:w="1701"/>
        <w:gridCol w:w="2551"/>
      </w:tblGrid>
      <w:tr w:rsidR="006573EB" w14:paraId="2EB359F2" w14:textId="77777777">
        <w:tc>
          <w:tcPr>
            <w:tcW w:w="2835" w:type="dxa"/>
            <w:shd w:val="clear" w:color="auto" w:fill="2C3E50"/>
          </w:tcPr>
          <w:p w14:paraId="5A7C12BD" w14:textId="77777777" w:rsidR="006573EB" w:rsidRDefault="00C2228B">
            <w:pPr>
              <w:jc w:val="center"/>
            </w:pPr>
            <w:proofErr w:type="spellStart"/>
            <w:r>
              <w:rPr>
                <w:rFonts w:ascii="Times New Roman" w:hAnsi="Times New Roman"/>
                <w:b/>
                <w:color w:val="FFFFFF"/>
                <w:sz w:val="20"/>
              </w:rPr>
              <w:t>Paramètre</w:t>
            </w:r>
            <w:proofErr w:type="spellEnd"/>
          </w:p>
        </w:tc>
        <w:tc>
          <w:tcPr>
            <w:tcW w:w="1701" w:type="dxa"/>
            <w:shd w:val="clear" w:color="auto" w:fill="2C3E50"/>
          </w:tcPr>
          <w:p w14:paraId="64E7CD5A" w14:textId="77777777" w:rsidR="006573EB" w:rsidRDefault="00C2228B">
            <w:pPr>
              <w:jc w:val="center"/>
            </w:pPr>
            <w:r>
              <w:rPr>
                <w:rFonts w:ascii="Times New Roman" w:hAnsi="Times New Roman"/>
                <w:b/>
                <w:color w:val="FFFFFF"/>
                <w:sz w:val="20"/>
              </w:rPr>
              <w:t>Valeur (rat)</w:t>
            </w:r>
          </w:p>
        </w:tc>
        <w:tc>
          <w:tcPr>
            <w:tcW w:w="1701" w:type="dxa"/>
            <w:shd w:val="clear" w:color="auto" w:fill="2C3E50"/>
          </w:tcPr>
          <w:p w14:paraId="2BBDD6BB" w14:textId="77777777" w:rsidR="006573EB" w:rsidRDefault="00C2228B">
            <w:pPr>
              <w:jc w:val="center"/>
            </w:pPr>
            <w:proofErr w:type="spellStart"/>
            <w:r>
              <w:rPr>
                <w:rFonts w:ascii="Times New Roman" w:hAnsi="Times New Roman"/>
                <w:b/>
                <w:color w:val="FFFFFF"/>
                <w:sz w:val="20"/>
              </w:rPr>
              <w:t>Unité</w:t>
            </w:r>
            <w:proofErr w:type="spellEnd"/>
          </w:p>
        </w:tc>
        <w:tc>
          <w:tcPr>
            <w:tcW w:w="2551" w:type="dxa"/>
            <w:shd w:val="clear" w:color="auto" w:fill="2C3E50"/>
          </w:tcPr>
          <w:p w14:paraId="2CE38007" w14:textId="77777777" w:rsidR="006573EB" w:rsidRDefault="00C2228B">
            <w:pPr>
              <w:jc w:val="center"/>
            </w:pPr>
            <w:commentRangeStart w:id="205"/>
            <w:r>
              <w:rPr>
                <w:rFonts w:ascii="Times New Roman" w:hAnsi="Times New Roman"/>
                <w:b/>
                <w:color w:val="FFFFFF"/>
                <w:sz w:val="20"/>
              </w:rPr>
              <w:t>Source</w:t>
            </w:r>
            <w:commentRangeEnd w:id="205"/>
            <w:r w:rsidR="00373A61">
              <w:rPr>
                <w:rStyle w:val="CommentReference"/>
                <w:sz w:val="22"/>
                <w:szCs w:val="22"/>
              </w:rPr>
              <w:commentReference w:id="205"/>
            </w:r>
          </w:p>
        </w:tc>
      </w:tr>
      <w:tr w:rsidR="006573EB" w14:paraId="5EEE5343" w14:textId="77777777">
        <w:tc>
          <w:tcPr>
            <w:tcW w:w="2835" w:type="dxa"/>
            <w:shd w:val="clear" w:color="auto" w:fill="F2F2F2"/>
          </w:tcPr>
          <w:p w14:paraId="318E64BE" w14:textId="77777777" w:rsidR="006573EB" w:rsidRDefault="00C2228B">
            <w:pPr>
              <w:jc w:val="center"/>
            </w:pPr>
            <w:r>
              <w:rPr>
                <w:rFonts w:ascii="Times New Roman" w:hAnsi="Times New Roman"/>
                <w:sz w:val="20"/>
              </w:rPr>
              <w:t>Neutrophiles (baseline)</w:t>
            </w:r>
          </w:p>
        </w:tc>
        <w:tc>
          <w:tcPr>
            <w:tcW w:w="1701" w:type="dxa"/>
            <w:shd w:val="clear" w:color="auto" w:fill="F2F2F2"/>
          </w:tcPr>
          <w:p w14:paraId="3EBB9FF8" w14:textId="77777777" w:rsidR="006573EB" w:rsidRDefault="00C2228B">
            <w:pPr>
              <w:jc w:val="center"/>
            </w:pPr>
            <w:r>
              <w:rPr>
                <w:rFonts w:ascii="Times New Roman" w:hAnsi="Times New Roman"/>
                <w:sz w:val="20"/>
              </w:rPr>
              <w:t>2,35</w:t>
            </w:r>
          </w:p>
        </w:tc>
        <w:tc>
          <w:tcPr>
            <w:tcW w:w="1701" w:type="dxa"/>
            <w:shd w:val="clear" w:color="auto" w:fill="F2F2F2"/>
          </w:tcPr>
          <w:p w14:paraId="3EF4C9DB" w14:textId="77777777" w:rsidR="006573EB" w:rsidRDefault="00C2228B">
            <w:pPr>
              <w:jc w:val="center"/>
            </w:pPr>
            <w:r>
              <w:rPr>
                <w:rFonts w:ascii="Times New Roman" w:hAnsi="Times New Roman"/>
                <w:sz w:val="20"/>
              </w:rPr>
              <w:t>×10⁹/L</w:t>
            </w:r>
          </w:p>
        </w:tc>
        <w:tc>
          <w:tcPr>
            <w:tcW w:w="2551" w:type="dxa"/>
            <w:shd w:val="clear" w:color="auto" w:fill="F2F2F2"/>
          </w:tcPr>
          <w:p w14:paraId="4FF0AB74" w14:textId="77777777" w:rsidR="006573EB" w:rsidRDefault="00C2228B">
            <w:pPr>
              <w:jc w:val="center"/>
            </w:pPr>
            <w:r>
              <w:rPr>
                <w:rFonts w:ascii="Times New Roman" w:hAnsi="Times New Roman"/>
                <w:sz w:val="20"/>
              </w:rPr>
              <w:t>Fornari 2019</w:t>
            </w:r>
          </w:p>
        </w:tc>
      </w:tr>
      <w:tr w:rsidR="006573EB" w14:paraId="17D86BCC" w14:textId="77777777">
        <w:tc>
          <w:tcPr>
            <w:tcW w:w="2835" w:type="dxa"/>
            <w:shd w:val="clear" w:color="auto" w:fill="FFFFFF"/>
          </w:tcPr>
          <w:p w14:paraId="77FD0E2C" w14:textId="77777777" w:rsidR="006573EB" w:rsidRDefault="00C2228B">
            <w:pPr>
              <w:jc w:val="center"/>
            </w:pPr>
            <w:proofErr w:type="spellStart"/>
            <w:r>
              <w:rPr>
                <w:rFonts w:ascii="Times New Roman" w:hAnsi="Times New Roman"/>
                <w:sz w:val="20"/>
              </w:rPr>
              <w:t>Réticulocytes</w:t>
            </w:r>
            <w:proofErr w:type="spellEnd"/>
            <w:r>
              <w:rPr>
                <w:rFonts w:ascii="Times New Roman" w:hAnsi="Times New Roman"/>
                <w:sz w:val="20"/>
              </w:rPr>
              <w:t xml:space="preserve"> (baseline)</w:t>
            </w:r>
          </w:p>
        </w:tc>
        <w:tc>
          <w:tcPr>
            <w:tcW w:w="1701" w:type="dxa"/>
            <w:shd w:val="clear" w:color="auto" w:fill="FFFFFF"/>
          </w:tcPr>
          <w:p w14:paraId="4215B036" w14:textId="77777777" w:rsidR="006573EB" w:rsidRDefault="00C2228B">
            <w:pPr>
              <w:jc w:val="center"/>
            </w:pPr>
            <w:r>
              <w:rPr>
                <w:rFonts w:ascii="Times New Roman" w:hAnsi="Times New Roman"/>
                <w:sz w:val="20"/>
              </w:rPr>
              <w:t>0,28</w:t>
            </w:r>
          </w:p>
        </w:tc>
        <w:tc>
          <w:tcPr>
            <w:tcW w:w="1701" w:type="dxa"/>
            <w:shd w:val="clear" w:color="auto" w:fill="FFFFFF"/>
          </w:tcPr>
          <w:p w14:paraId="5515D5C4" w14:textId="77777777" w:rsidR="006573EB" w:rsidRDefault="00C2228B">
            <w:pPr>
              <w:jc w:val="center"/>
            </w:pPr>
            <w:r>
              <w:rPr>
                <w:rFonts w:ascii="Times New Roman" w:hAnsi="Times New Roman"/>
                <w:sz w:val="20"/>
              </w:rPr>
              <w:t>×10¹²/L</w:t>
            </w:r>
          </w:p>
        </w:tc>
        <w:tc>
          <w:tcPr>
            <w:tcW w:w="2551" w:type="dxa"/>
            <w:shd w:val="clear" w:color="auto" w:fill="FFFFFF"/>
          </w:tcPr>
          <w:p w14:paraId="41B6AB5A" w14:textId="77777777" w:rsidR="006573EB" w:rsidRDefault="00C2228B">
            <w:pPr>
              <w:jc w:val="center"/>
            </w:pPr>
            <w:r>
              <w:rPr>
                <w:rFonts w:ascii="Times New Roman" w:hAnsi="Times New Roman"/>
                <w:sz w:val="20"/>
              </w:rPr>
              <w:t>Fornari 2019</w:t>
            </w:r>
          </w:p>
        </w:tc>
      </w:tr>
      <w:tr w:rsidR="006573EB" w14:paraId="4F416700" w14:textId="77777777">
        <w:tc>
          <w:tcPr>
            <w:tcW w:w="2835" w:type="dxa"/>
            <w:shd w:val="clear" w:color="auto" w:fill="F2F2F2"/>
          </w:tcPr>
          <w:p w14:paraId="64AC2B40" w14:textId="77777777" w:rsidR="006573EB" w:rsidRDefault="00C2228B">
            <w:pPr>
              <w:jc w:val="center"/>
            </w:pPr>
            <w:proofErr w:type="spellStart"/>
            <w:r>
              <w:rPr>
                <w:rFonts w:ascii="Times New Roman" w:hAnsi="Times New Roman"/>
                <w:sz w:val="20"/>
              </w:rPr>
              <w:t>Érythrocytes</w:t>
            </w:r>
            <w:proofErr w:type="spellEnd"/>
            <w:r>
              <w:rPr>
                <w:rFonts w:ascii="Times New Roman" w:hAnsi="Times New Roman"/>
                <w:sz w:val="20"/>
              </w:rPr>
              <w:t xml:space="preserve"> (baseline)</w:t>
            </w:r>
          </w:p>
        </w:tc>
        <w:tc>
          <w:tcPr>
            <w:tcW w:w="1701" w:type="dxa"/>
            <w:shd w:val="clear" w:color="auto" w:fill="F2F2F2"/>
          </w:tcPr>
          <w:p w14:paraId="3C0434A8" w14:textId="77777777" w:rsidR="006573EB" w:rsidRDefault="00C2228B">
            <w:pPr>
              <w:jc w:val="center"/>
            </w:pPr>
            <w:r>
              <w:rPr>
                <w:rFonts w:ascii="Times New Roman" w:hAnsi="Times New Roman"/>
                <w:sz w:val="20"/>
              </w:rPr>
              <w:t>7,8</w:t>
            </w:r>
          </w:p>
        </w:tc>
        <w:tc>
          <w:tcPr>
            <w:tcW w:w="1701" w:type="dxa"/>
            <w:shd w:val="clear" w:color="auto" w:fill="F2F2F2"/>
          </w:tcPr>
          <w:p w14:paraId="0864D4EC" w14:textId="77777777" w:rsidR="006573EB" w:rsidRDefault="00C2228B">
            <w:pPr>
              <w:jc w:val="center"/>
            </w:pPr>
            <w:r>
              <w:rPr>
                <w:rFonts w:ascii="Times New Roman" w:hAnsi="Times New Roman"/>
                <w:sz w:val="20"/>
              </w:rPr>
              <w:t>×10¹²/L</w:t>
            </w:r>
          </w:p>
        </w:tc>
        <w:tc>
          <w:tcPr>
            <w:tcW w:w="2551" w:type="dxa"/>
            <w:shd w:val="clear" w:color="auto" w:fill="F2F2F2"/>
          </w:tcPr>
          <w:p w14:paraId="1F490494" w14:textId="77777777" w:rsidR="006573EB" w:rsidRDefault="00C2228B">
            <w:pPr>
              <w:jc w:val="center"/>
            </w:pPr>
            <w:r>
              <w:rPr>
                <w:rFonts w:ascii="Times New Roman" w:hAnsi="Times New Roman"/>
                <w:sz w:val="20"/>
              </w:rPr>
              <w:t>Fornari 2019</w:t>
            </w:r>
          </w:p>
        </w:tc>
      </w:tr>
      <w:tr w:rsidR="006573EB" w14:paraId="6C41583A" w14:textId="77777777">
        <w:tc>
          <w:tcPr>
            <w:tcW w:w="2835" w:type="dxa"/>
            <w:shd w:val="clear" w:color="auto" w:fill="FFFFFF"/>
          </w:tcPr>
          <w:p w14:paraId="1B193E8C" w14:textId="77777777" w:rsidR="006573EB" w:rsidRDefault="00C2228B">
            <w:pPr>
              <w:jc w:val="center"/>
            </w:pPr>
            <w:r>
              <w:rPr>
                <w:rFonts w:ascii="Times New Roman" w:hAnsi="Times New Roman"/>
                <w:sz w:val="20"/>
              </w:rPr>
              <w:t>Plaquettes (baseline)</w:t>
            </w:r>
          </w:p>
        </w:tc>
        <w:tc>
          <w:tcPr>
            <w:tcW w:w="1701" w:type="dxa"/>
            <w:shd w:val="clear" w:color="auto" w:fill="FFFFFF"/>
          </w:tcPr>
          <w:p w14:paraId="328148A4" w14:textId="77777777" w:rsidR="006573EB" w:rsidRDefault="00C2228B">
            <w:pPr>
              <w:jc w:val="center"/>
            </w:pPr>
            <w:r>
              <w:rPr>
                <w:rFonts w:ascii="Times New Roman" w:hAnsi="Times New Roman"/>
                <w:sz w:val="20"/>
              </w:rPr>
              <w:t>900</w:t>
            </w:r>
          </w:p>
        </w:tc>
        <w:tc>
          <w:tcPr>
            <w:tcW w:w="1701" w:type="dxa"/>
            <w:shd w:val="clear" w:color="auto" w:fill="FFFFFF"/>
          </w:tcPr>
          <w:p w14:paraId="24CC95DE" w14:textId="77777777" w:rsidR="006573EB" w:rsidRDefault="00C2228B">
            <w:pPr>
              <w:jc w:val="center"/>
            </w:pPr>
            <w:r>
              <w:rPr>
                <w:rFonts w:ascii="Times New Roman" w:hAnsi="Times New Roman"/>
                <w:sz w:val="20"/>
              </w:rPr>
              <w:t>×10⁹/L</w:t>
            </w:r>
          </w:p>
        </w:tc>
        <w:tc>
          <w:tcPr>
            <w:tcW w:w="2551" w:type="dxa"/>
            <w:shd w:val="clear" w:color="auto" w:fill="FFFFFF"/>
          </w:tcPr>
          <w:p w14:paraId="579E3AC4" w14:textId="77777777" w:rsidR="006573EB" w:rsidRDefault="00C2228B">
            <w:pPr>
              <w:jc w:val="center"/>
            </w:pPr>
            <w:r>
              <w:rPr>
                <w:rFonts w:ascii="Times New Roman" w:hAnsi="Times New Roman"/>
                <w:sz w:val="20"/>
              </w:rPr>
              <w:t>Fornari 2019</w:t>
            </w:r>
          </w:p>
        </w:tc>
      </w:tr>
      <w:tr w:rsidR="006573EB" w14:paraId="224B2221" w14:textId="77777777">
        <w:tc>
          <w:tcPr>
            <w:tcW w:w="2835" w:type="dxa"/>
            <w:shd w:val="clear" w:color="auto" w:fill="F2F2F2"/>
          </w:tcPr>
          <w:p w14:paraId="21E29FE9" w14:textId="77777777" w:rsidR="006573EB" w:rsidRDefault="00C2228B">
            <w:pPr>
              <w:jc w:val="center"/>
            </w:pPr>
            <w:r>
              <w:rPr>
                <w:rFonts w:ascii="Times New Roman" w:hAnsi="Times New Roman"/>
                <w:sz w:val="20"/>
              </w:rPr>
              <w:t xml:space="preserve">Durée de vie </w:t>
            </w:r>
            <w:proofErr w:type="spellStart"/>
            <w:r>
              <w:rPr>
                <w:rFonts w:ascii="Times New Roman" w:hAnsi="Times New Roman"/>
                <w:sz w:val="20"/>
              </w:rPr>
              <w:t>Neut</w:t>
            </w:r>
            <w:proofErr w:type="spellEnd"/>
          </w:p>
        </w:tc>
        <w:tc>
          <w:tcPr>
            <w:tcW w:w="1701" w:type="dxa"/>
            <w:shd w:val="clear" w:color="auto" w:fill="F2F2F2"/>
          </w:tcPr>
          <w:p w14:paraId="0E1D646C" w14:textId="77777777" w:rsidR="006573EB" w:rsidRDefault="00A65238">
            <w:pPr>
              <w:jc w:val="center"/>
            </w:pPr>
            <w:r>
              <w:rPr>
                <w:rFonts w:ascii="Times New Roman" w:hAnsi="Times New Roman"/>
                <w:sz w:val="20"/>
              </w:rPr>
              <w:t>5,9</w:t>
            </w:r>
          </w:p>
        </w:tc>
        <w:tc>
          <w:tcPr>
            <w:tcW w:w="1701" w:type="dxa"/>
            <w:shd w:val="clear" w:color="auto" w:fill="F2F2F2"/>
          </w:tcPr>
          <w:p w14:paraId="18A22E3F" w14:textId="77777777" w:rsidR="006573EB" w:rsidRDefault="00C2228B">
            <w:pPr>
              <w:jc w:val="center"/>
            </w:pPr>
            <w:r>
              <w:rPr>
                <w:rFonts w:ascii="Times New Roman" w:hAnsi="Times New Roman"/>
                <w:sz w:val="20"/>
              </w:rPr>
              <w:t>h</w:t>
            </w:r>
          </w:p>
        </w:tc>
        <w:tc>
          <w:tcPr>
            <w:tcW w:w="2551" w:type="dxa"/>
            <w:shd w:val="clear" w:color="auto" w:fill="F2F2F2"/>
          </w:tcPr>
          <w:p w14:paraId="20D4E468" w14:textId="77777777" w:rsidR="006573EB" w:rsidRDefault="00A429C3">
            <w:pPr>
              <w:jc w:val="center"/>
            </w:pPr>
            <w:r>
              <w:rPr>
                <w:rFonts w:ascii="Times New Roman" w:hAnsi="Times New Roman"/>
                <w:sz w:val="20"/>
              </w:rPr>
              <w:t>Fornari 2019</w:t>
            </w:r>
          </w:p>
        </w:tc>
      </w:tr>
      <w:tr w:rsidR="006573EB" w14:paraId="4D358006" w14:textId="77777777">
        <w:tc>
          <w:tcPr>
            <w:tcW w:w="2835" w:type="dxa"/>
            <w:shd w:val="clear" w:color="auto" w:fill="FFFFFF"/>
          </w:tcPr>
          <w:p w14:paraId="3769163E" w14:textId="77777777" w:rsidR="006573EB" w:rsidRDefault="00C2228B">
            <w:pPr>
              <w:jc w:val="center"/>
            </w:pPr>
            <w:r>
              <w:rPr>
                <w:rFonts w:ascii="Times New Roman" w:hAnsi="Times New Roman"/>
                <w:sz w:val="20"/>
              </w:rPr>
              <w:t>Durée de vie RBC</w:t>
            </w:r>
          </w:p>
        </w:tc>
        <w:tc>
          <w:tcPr>
            <w:tcW w:w="1701" w:type="dxa"/>
            <w:shd w:val="clear" w:color="auto" w:fill="FFFFFF"/>
          </w:tcPr>
          <w:p w14:paraId="55872296" w14:textId="77777777" w:rsidR="006573EB" w:rsidRDefault="00C2228B">
            <w:pPr>
              <w:jc w:val="center"/>
            </w:pPr>
            <w:r>
              <w:rPr>
                <w:rFonts w:ascii="Times New Roman" w:hAnsi="Times New Roman"/>
                <w:sz w:val="20"/>
              </w:rPr>
              <w:t>60</w:t>
            </w:r>
          </w:p>
        </w:tc>
        <w:tc>
          <w:tcPr>
            <w:tcW w:w="1701" w:type="dxa"/>
            <w:shd w:val="clear" w:color="auto" w:fill="FFFFFF"/>
          </w:tcPr>
          <w:p w14:paraId="3C46BB12" w14:textId="77777777" w:rsidR="006573EB" w:rsidRDefault="00C2228B">
            <w:pPr>
              <w:jc w:val="center"/>
            </w:pPr>
            <w:r>
              <w:rPr>
                <w:rFonts w:ascii="Times New Roman" w:hAnsi="Times New Roman"/>
                <w:sz w:val="20"/>
              </w:rPr>
              <w:t>j</w:t>
            </w:r>
          </w:p>
        </w:tc>
        <w:tc>
          <w:tcPr>
            <w:tcW w:w="2551" w:type="dxa"/>
            <w:shd w:val="clear" w:color="auto" w:fill="FFFFFF"/>
          </w:tcPr>
          <w:p w14:paraId="00836E92" w14:textId="77777777" w:rsidR="006573EB" w:rsidRDefault="00A429C3">
            <w:pPr>
              <w:jc w:val="center"/>
            </w:pPr>
            <w:r>
              <w:rPr>
                <w:rFonts w:ascii="Times New Roman" w:hAnsi="Times New Roman"/>
                <w:sz w:val="20"/>
              </w:rPr>
              <w:t>Fornari 2019</w:t>
            </w:r>
          </w:p>
        </w:tc>
      </w:tr>
      <w:tr w:rsidR="006573EB" w14:paraId="340D7955" w14:textId="77777777">
        <w:tc>
          <w:tcPr>
            <w:tcW w:w="2835" w:type="dxa"/>
            <w:shd w:val="clear" w:color="auto" w:fill="F2F2F2"/>
          </w:tcPr>
          <w:p w14:paraId="187D4DBC" w14:textId="77777777" w:rsidR="006573EB" w:rsidRDefault="00C2228B">
            <w:pPr>
              <w:jc w:val="center"/>
            </w:pPr>
            <w:r>
              <w:rPr>
                <w:rFonts w:ascii="Times New Roman" w:hAnsi="Times New Roman"/>
                <w:sz w:val="20"/>
              </w:rPr>
              <w:t xml:space="preserve">Durée de vie </w:t>
            </w:r>
            <w:proofErr w:type="spellStart"/>
            <w:r>
              <w:rPr>
                <w:rFonts w:ascii="Times New Roman" w:hAnsi="Times New Roman"/>
                <w:sz w:val="20"/>
              </w:rPr>
              <w:t>Plt</w:t>
            </w:r>
            <w:proofErr w:type="spellEnd"/>
          </w:p>
        </w:tc>
        <w:tc>
          <w:tcPr>
            <w:tcW w:w="1701" w:type="dxa"/>
            <w:shd w:val="clear" w:color="auto" w:fill="F2F2F2"/>
          </w:tcPr>
          <w:p w14:paraId="1A1BE54A" w14:textId="77777777" w:rsidR="006573EB" w:rsidRDefault="00A65238">
            <w:pPr>
              <w:jc w:val="center"/>
            </w:pPr>
            <w:r>
              <w:t>4,2</w:t>
            </w:r>
          </w:p>
        </w:tc>
        <w:tc>
          <w:tcPr>
            <w:tcW w:w="1701" w:type="dxa"/>
            <w:shd w:val="clear" w:color="auto" w:fill="F2F2F2"/>
          </w:tcPr>
          <w:p w14:paraId="3B380001" w14:textId="77777777" w:rsidR="006573EB" w:rsidRDefault="00C2228B">
            <w:pPr>
              <w:jc w:val="center"/>
            </w:pPr>
            <w:r>
              <w:rPr>
                <w:rFonts w:ascii="Times New Roman" w:hAnsi="Times New Roman"/>
                <w:sz w:val="20"/>
              </w:rPr>
              <w:t>j</w:t>
            </w:r>
          </w:p>
        </w:tc>
        <w:tc>
          <w:tcPr>
            <w:tcW w:w="2551" w:type="dxa"/>
            <w:shd w:val="clear" w:color="auto" w:fill="F2F2F2"/>
          </w:tcPr>
          <w:p w14:paraId="6E650213" w14:textId="77777777" w:rsidR="006573EB" w:rsidRDefault="00A429C3">
            <w:pPr>
              <w:jc w:val="center"/>
            </w:pPr>
            <w:r>
              <w:rPr>
                <w:rFonts w:ascii="Times New Roman" w:hAnsi="Times New Roman"/>
                <w:sz w:val="20"/>
              </w:rPr>
              <w:t>Fornari 2019</w:t>
            </w:r>
          </w:p>
        </w:tc>
      </w:tr>
      <w:tr w:rsidR="006573EB" w14:paraId="1A85E88F" w14:textId="77777777">
        <w:tc>
          <w:tcPr>
            <w:tcW w:w="2835" w:type="dxa"/>
            <w:shd w:val="clear" w:color="auto" w:fill="FFFFFF"/>
          </w:tcPr>
          <w:p w14:paraId="03F4710C" w14:textId="77777777" w:rsidR="006573EB" w:rsidRDefault="00C2228B">
            <w:pPr>
              <w:jc w:val="center"/>
            </w:pPr>
            <w:r>
              <w:rPr>
                <w:rFonts w:ascii="Times New Roman" w:hAnsi="Times New Roman"/>
                <w:sz w:val="20"/>
              </w:rPr>
              <w:t>γ (feedback)</w:t>
            </w:r>
          </w:p>
        </w:tc>
        <w:tc>
          <w:tcPr>
            <w:tcW w:w="1701" w:type="dxa"/>
            <w:shd w:val="clear" w:color="auto" w:fill="FFFFFF"/>
          </w:tcPr>
          <w:p w14:paraId="53A1918E" w14:textId="77777777" w:rsidR="006573EB" w:rsidRDefault="00C2228B">
            <w:pPr>
              <w:jc w:val="center"/>
            </w:pPr>
            <w:r>
              <w:rPr>
                <w:rFonts w:ascii="Times New Roman" w:hAnsi="Times New Roman"/>
                <w:sz w:val="20"/>
              </w:rPr>
              <w:t>0,20</w:t>
            </w:r>
          </w:p>
        </w:tc>
        <w:tc>
          <w:tcPr>
            <w:tcW w:w="1701" w:type="dxa"/>
            <w:shd w:val="clear" w:color="auto" w:fill="FFFFFF"/>
          </w:tcPr>
          <w:p w14:paraId="7859D743" w14:textId="77777777" w:rsidR="006573EB" w:rsidRDefault="00C2228B">
            <w:pPr>
              <w:jc w:val="center"/>
            </w:pPr>
            <w:r>
              <w:rPr>
                <w:rFonts w:ascii="Times New Roman" w:hAnsi="Times New Roman"/>
                <w:sz w:val="20"/>
              </w:rPr>
              <w:t>—</w:t>
            </w:r>
          </w:p>
        </w:tc>
        <w:tc>
          <w:tcPr>
            <w:tcW w:w="2551" w:type="dxa"/>
            <w:shd w:val="clear" w:color="auto" w:fill="FFFFFF"/>
          </w:tcPr>
          <w:p w14:paraId="29A42E03" w14:textId="77777777" w:rsidR="006573EB" w:rsidRDefault="00C2228B" w:rsidP="00BF3AB3">
            <w:pPr>
              <w:keepNext/>
              <w:jc w:val="center"/>
            </w:pPr>
            <w:r>
              <w:rPr>
                <w:rFonts w:ascii="Times New Roman" w:hAnsi="Times New Roman"/>
                <w:sz w:val="20"/>
              </w:rPr>
              <w:t>Fornari 2019</w:t>
            </w:r>
          </w:p>
        </w:tc>
      </w:tr>
    </w:tbl>
    <w:p w14:paraId="3C566CB7" w14:textId="77BEAD18" w:rsidR="00EB7F02" w:rsidRPr="00BF3AB3" w:rsidRDefault="00EB7F02">
      <w:pPr>
        <w:pStyle w:val="Lgende"/>
        <w:rPr>
          <w:lang w:val="fr-FR"/>
        </w:rPr>
      </w:pPr>
      <w:bookmarkStart w:id="206" w:name="_Toc231291046"/>
      <w:r w:rsidRPr="00BF3AB3">
        <w:rPr>
          <w:lang w:val="fr-FR"/>
        </w:rPr>
        <w:t xml:space="preserve">Table </w:t>
      </w:r>
      <w:r>
        <w:fldChar w:fldCharType="begin"/>
      </w:r>
      <w:r w:rsidRPr="00BF3AB3">
        <w:rPr>
          <w:lang w:val="fr-FR"/>
        </w:rPr>
        <w:instrText xml:space="preserve"> SEQ Table \* ARABIC </w:instrText>
      </w:r>
      <w:r>
        <w:fldChar w:fldCharType="separate"/>
      </w:r>
      <w:r w:rsidR="00BF3AB3">
        <w:rPr>
          <w:noProof/>
          <w:lang w:val="fr-FR"/>
        </w:rPr>
        <w:t>5</w:t>
      </w:r>
      <w:r>
        <w:fldChar w:fldCharType="end"/>
      </w:r>
      <w:r w:rsidRPr="00BF3AB3">
        <w:rPr>
          <w:lang w:val="fr-FR"/>
        </w:rPr>
        <w:t xml:space="preserve"> Paramètres biologiques hématopoïétiques </w:t>
      </w:r>
      <w:proofErr w:type="gramStart"/>
      <w:r w:rsidRPr="00BF3AB3">
        <w:rPr>
          <w:lang w:val="fr-FR"/>
        </w:rPr>
        <w:t>du rat utilisés</w:t>
      </w:r>
      <w:proofErr w:type="gramEnd"/>
      <w:r w:rsidRPr="00BF3AB3">
        <w:rPr>
          <w:lang w:val="fr-FR"/>
        </w:rPr>
        <w:t xml:space="preserve"> pour l'initialisation du modèle </w:t>
      </w:r>
      <w:proofErr w:type="spellStart"/>
      <w:r w:rsidRPr="00BF3AB3">
        <w:rPr>
          <w:lang w:val="fr-FR"/>
        </w:rPr>
        <w:t>Fornari</w:t>
      </w:r>
      <w:proofErr w:type="spellEnd"/>
    </w:p>
    <w:p w14:paraId="1E3763A8" w14:textId="77777777" w:rsidR="006573EB" w:rsidRPr="001D1477" w:rsidRDefault="00C2228B" w:rsidP="00A41DCE">
      <w:pPr>
        <w:pStyle w:val="Titre3"/>
        <w:rPr>
          <w:lang w:val="fr-FR"/>
          <w:rPrChange w:id="207" w:author="PETAIN Aurelie" w:date="2026-06-02T18:12:00Z" w16du:dateUtc="2026-06-02T16:12:00Z">
            <w:rPr/>
          </w:rPrChange>
        </w:rPr>
      </w:pPr>
      <w:r w:rsidRPr="001D1477">
        <w:rPr>
          <w:lang w:val="fr-FR"/>
          <w:rPrChange w:id="208" w:author="PETAIN Aurelie" w:date="2026-06-02T18:12:00Z" w16du:dateUtc="2026-06-02T16:12:00Z">
            <w:rPr/>
          </w:rPrChange>
        </w:rPr>
        <w:t>3.1.2 Qualité de l'ajustement</w:t>
      </w:r>
      <w:bookmarkEnd w:id="206"/>
    </w:p>
    <w:p w14:paraId="4DF6F63A" w14:textId="02C4B2FE" w:rsidR="006573EB" w:rsidRPr="006D414D" w:rsidRDefault="00C2228B">
      <w:pPr>
        <w:spacing w:after="120"/>
        <w:ind w:firstLine="567"/>
        <w:jc w:val="both"/>
        <w:rPr>
          <w:sz w:val="24"/>
          <w:szCs w:val="24"/>
          <w:lang w:val="fr-FR"/>
        </w:rPr>
      </w:pPr>
      <w:r>
        <w:rPr>
          <w:rFonts w:ascii="Times New Roman" w:hAnsi="Times New Roman"/>
          <w:sz w:val="24"/>
          <w:szCs w:val="24"/>
          <w:lang w:val="fr-FR"/>
        </w:rPr>
        <w:t xml:space="preserve">Les profils hématologiques simulés reproduisent fidèlement les données observées publiées par </w:t>
      </w:r>
      <w:proofErr w:type="spellStart"/>
      <w:r>
        <w:rPr>
          <w:rFonts w:ascii="Times New Roman" w:hAnsi="Times New Roman"/>
          <w:sz w:val="24"/>
          <w:szCs w:val="24"/>
          <w:lang w:val="fr-FR"/>
        </w:rPr>
        <w:t>Fornari</w:t>
      </w:r>
      <w:proofErr w:type="spellEnd"/>
      <w:r>
        <w:rPr>
          <w:rFonts w:ascii="Times New Roman" w:hAnsi="Times New Roman"/>
          <w:sz w:val="24"/>
          <w:szCs w:val="24"/>
          <w:lang w:val="fr-FR"/>
        </w:rPr>
        <w:t xml:space="preserve"> (2019)</w:t>
      </w:r>
      <w:r>
        <w:rPr>
          <w:rFonts w:ascii="Times New Roman" w:hAnsi="Times New Roman"/>
          <w:sz w:val="24"/>
          <w:szCs w:val="24"/>
          <w:vertAlign w:val="superscript"/>
          <w:lang w:val="fr-FR"/>
        </w:rPr>
        <w:t xml:space="preserve">1 </w:t>
      </w:r>
      <w:r>
        <w:rPr>
          <w:rFonts w:ascii="Times New Roman" w:hAnsi="Times New Roman"/>
          <w:sz w:val="24"/>
          <w:szCs w:val="24"/>
          <w:lang w:val="fr-FR"/>
        </w:rPr>
        <w:t xml:space="preserve">pour le rat traité au </w:t>
      </w:r>
      <w:commentRangeStart w:id="209"/>
      <w:commentRangeStart w:id="210"/>
      <w:commentRangeStart w:id="211"/>
      <w:proofErr w:type="spellStart"/>
      <w:r>
        <w:rPr>
          <w:rFonts w:ascii="Times New Roman" w:hAnsi="Times New Roman"/>
          <w:sz w:val="24"/>
          <w:szCs w:val="24"/>
          <w:lang w:val="fr-FR"/>
        </w:rPr>
        <w:t>carboplatine</w:t>
      </w:r>
      <w:commentRangeEnd w:id="209"/>
      <w:proofErr w:type="spellEnd"/>
      <w:r w:rsidR="001D164D">
        <w:rPr>
          <w:rStyle w:val="CommentReference"/>
          <w:rFonts w:ascii="Times New Roman" w:hAnsi="Times New Roman"/>
          <w:sz w:val="24"/>
          <w:szCs w:val="24"/>
          <w:lang w:val="fr-FR"/>
        </w:rPr>
        <w:commentReference w:id="209"/>
      </w:r>
      <w:commentRangeEnd w:id="210"/>
      <w:r>
        <w:rPr>
          <w:rStyle w:val="CommentReference"/>
        </w:rPr>
        <w:commentReference w:id="210"/>
      </w:r>
      <w:commentRangeEnd w:id="211"/>
      <w:r w:rsidR="00B27D9A">
        <w:rPr>
          <w:rStyle w:val="CommentReference"/>
          <w:rFonts w:ascii="Times New Roman" w:hAnsi="Times New Roman"/>
          <w:sz w:val="24"/>
          <w:szCs w:val="24"/>
          <w:lang w:val="fr-FR"/>
        </w:rPr>
        <w:commentReference w:id="211"/>
      </w:r>
      <w:r>
        <w:rPr>
          <w:rFonts w:ascii="Times New Roman" w:hAnsi="Times New Roman"/>
          <w:sz w:val="24"/>
          <w:szCs w:val="24"/>
          <w:lang w:val="fr-FR"/>
        </w:rPr>
        <w:t>. Les principales caractéristiques cinétiques sont retrouvées :</w:t>
      </w:r>
    </w:p>
    <w:p w14:paraId="1650F2E1" w14:textId="77777777" w:rsidR="006573EB" w:rsidRPr="006D414D" w:rsidRDefault="00C2228B">
      <w:pPr>
        <w:spacing w:after="60"/>
        <w:ind w:left="283" w:hanging="227"/>
        <w:rPr>
          <w:sz w:val="24"/>
          <w:szCs w:val="24"/>
          <w:lang w:val="fr-FR"/>
        </w:rPr>
      </w:pPr>
      <w:commentRangeStart w:id="212"/>
      <w:r>
        <w:rPr>
          <w:rFonts w:ascii="Times New Roman" w:hAnsi="Times New Roman"/>
          <w:sz w:val="24"/>
          <w:szCs w:val="24"/>
          <w:lang w:val="fr-FR"/>
        </w:rPr>
        <w:t>• Neutrophiles : nadir au jour 10–12 post-dose, retour à la ligne de base au jour 20–25, avec rebond réactionnel légèrement supra-</w:t>
      </w:r>
      <w:proofErr w:type="spellStart"/>
      <w:r>
        <w:rPr>
          <w:rFonts w:ascii="Times New Roman" w:hAnsi="Times New Roman"/>
          <w:sz w:val="24"/>
          <w:szCs w:val="24"/>
          <w:lang w:val="fr-FR"/>
        </w:rPr>
        <w:t>baseline</w:t>
      </w:r>
      <w:proofErr w:type="spellEnd"/>
    </w:p>
    <w:p w14:paraId="3A82531E"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xml:space="preserve">• </w:t>
      </w:r>
      <w:commentRangeStart w:id="213"/>
      <w:r>
        <w:rPr>
          <w:rFonts w:ascii="Times New Roman" w:hAnsi="Times New Roman"/>
          <w:sz w:val="24"/>
          <w:szCs w:val="24"/>
          <w:lang w:val="fr-FR"/>
        </w:rPr>
        <w:t>Réticulocytes : nadir tardif (jour 14–18), récupération plus lente reflétant la cinétique d'érythropoïèse</w:t>
      </w:r>
      <w:commentRangeEnd w:id="213"/>
      <w:r w:rsidR="001B5E78" w:rsidRPr="006D414D">
        <w:rPr>
          <w:rStyle w:val="CommentReference"/>
          <w:sz w:val="24"/>
          <w:szCs w:val="24"/>
          <w:lang w:val="fr-FR"/>
        </w:rPr>
        <w:commentReference w:id="213"/>
      </w:r>
    </w:p>
    <w:p w14:paraId="34BB7446"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Plaquettes : nadir au jour 12–15, récupération progressive</w:t>
      </w:r>
      <w:commentRangeEnd w:id="212"/>
      <w:r w:rsidR="001545B0" w:rsidRPr="006D414D">
        <w:rPr>
          <w:rStyle w:val="CommentReference"/>
          <w:sz w:val="24"/>
          <w:szCs w:val="24"/>
          <w:lang w:val="fr-FR"/>
        </w:rPr>
        <w:commentReference w:id="212"/>
      </w:r>
    </w:p>
    <w:p w14:paraId="16687B1F" w14:textId="77777777" w:rsidR="006573EB" w:rsidRDefault="00C2228B">
      <w:pPr>
        <w:spacing w:after="120"/>
        <w:ind w:firstLine="567"/>
        <w:jc w:val="both"/>
        <w:rPr>
          <w:rFonts w:ascii="Times New Roman" w:hAnsi="Times New Roman"/>
          <w:sz w:val="24"/>
          <w:szCs w:val="24"/>
          <w:lang w:val="fr-FR"/>
        </w:rPr>
      </w:pPr>
      <w:r>
        <w:rPr>
          <w:rFonts w:ascii="Times New Roman" w:hAnsi="Times New Roman"/>
          <w:sz w:val="24"/>
          <w:szCs w:val="24"/>
          <w:lang w:val="fr-FR"/>
        </w:rPr>
        <w:t>Les résidus relatifs moyens (|</w:t>
      </w:r>
      <w:proofErr w:type="spellStart"/>
      <w:r>
        <w:rPr>
          <w:rFonts w:ascii="Times New Roman" w:hAnsi="Times New Roman"/>
          <w:sz w:val="24"/>
          <w:szCs w:val="24"/>
          <w:lang w:val="fr-FR"/>
        </w:rPr>
        <w:t>obs−pred</w:t>
      </w:r>
      <w:proofErr w:type="spellEnd"/>
      <w:r>
        <w:rPr>
          <w:rFonts w:ascii="Times New Roman" w:hAnsi="Times New Roman"/>
          <w:sz w:val="24"/>
          <w:szCs w:val="24"/>
          <w:lang w:val="fr-FR"/>
        </w:rPr>
        <w:t>|/</w:t>
      </w:r>
      <w:proofErr w:type="spellStart"/>
      <w:r>
        <w:rPr>
          <w:rFonts w:ascii="Times New Roman" w:hAnsi="Times New Roman"/>
          <w:sz w:val="24"/>
          <w:szCs w:val="24"/>
          <w:lang w:val="fr-FR"/>
        </w:rPr>
        <w:t>obs</w:t>
      </w:r>
      <w:proofErr w:type="spellEnd"/>
      <w:r>
        <w:rPr>
          <w:rFonts w:ascii="Times New Roman" w:hAnsi="Times New Roman"/>
          <w:sz w:val="24"/>
          <w:szCs w:val="24"/>
          <w:lang w:val="fr-FR"/>
        </w:rPr>
        <w:t xml:space="preserve"> × 100) sont inférieurs à 15% pour toutes les lignées et tous les points temporels, </w:t>
      </w:r>
      <w:commentRangeStart w:id="214"/>
      <w:r>
        <w:rPr>
          <w:rFonts w:ascii="Times New Roman" w:hAnsi="Times New Roman"/>
          <w:sz w:val="24"/>
          <w:szCs w:val="24"/>
          <w:lang w:val="fr-FR"/>
        </w:rPr>
        <w:t>validant la fidélité de l'implémentation par rapport à la publication originale.</w:t>
      </w:r>
      <w:commentRangeEnd w:id="214"/>
      <w:r w:rsidR="00EC251B">
        <w:rPr>
          <w:rStyle w:val="CommentReference"/>
          <w:rFonts w:ascii="Times New Roman" w:hAnsi="Times New Roman"/>
          <w:sz w:val="24"/>
          <w:szCs w:val="24"/>
          <w:lang w:val="fr-FR"/>
        </w:rPr>
        <w:commentReference w:id="214"/>
      </w:r>
    </w:p>
    <w:p w14:paraId="44C2F05F" w14:textId="362ABEE3" w:rsidR="000F4C96" w:rsidRPr="006D414D" w:rsidRDefault="000F4C96" w:rsidP="000F4C96">
      <w:pPr>
        <w:spacing w:after="120"/>
        <w:ind w:firstLine="567"/>
        <w:jc w:val="both"/>
        <w:rPr>
          <w:rFonts w:ascii="Times New Roman" w:hAnsi="Times New Roman"/>
          <w:sz w:val="24"/>
          <w:szCs w:val="24"/>
          <w:lang w:val="fr-FR"/>
        </w:rPr>
      </w:pPr>
      <w:r>
        <w:rPr>
          <w:rFonts w:ascii="Times New Roman" w:hAnsi="Times New Roman"/>
          <w:sz w:val="24"/>
          <w:szCs w:val="24"/>
          <w:lang w:val="fr-FR"/>
        </w:rPr>
        <w:t xml:space="preserve">Les métriques de validation par lignée sont détaillées dans le Tableau 3 ci-dessous. Les cellules circulantes matures (neutrophiles, monocytes, érythrocytes) présentent d’excellents résidus médians (&lt; 5%), </w:t>
      </w:r>
      <w:commentRangeStart w:id="215"/>
      <w:r>
        <w:rPr>
          <w:rFonts w:ascii="Times New Roman" w:hAnsi="Times New Roman"/>
          <w:sz w:val="24"/>
          <w:szCs w:val="24"/>
          <w:lang w:val="fr-FR"/>
        </w:rPr>
        <w:t>confirmant la fidélité de l’implémentation</w:t>
      </w:r>
      <w:commentRangeEnd w:id="215"/>
      <w:r w:rsidR="00014398">
        <w:rPr>
          <w:rStyle w:val="CommentReference"/>
          <w:rFonts w:ascii="Times New Roman" w:hAnsi="Times New Roman"/>
          <w:sz w:val="24"/>
          <w:szCs w:val="24"/>
          <w:lang w:val="fr-FR"/>
        </w:rPr>
        <w:commentReference w:id="215"/>
      </w:r>
      <w:r>
        <w:rPr>
          <w:rFonts w:ascii="Times New Roman" w:hAnsi="Times New Roman"/>
          <w:sz w:val="24"/>
          <w:szCs w:val="24"/>
          <w:lang w:val="fr-FR"/>
        </w:rPr>
        <w:t xml:space="preserve">. Les progéniteurs (MPP, MEP) et les lignées à cinétique lente (réticulocytes, plaquettes) montrent des résidus plus élevés (25–80%), attribuables en partie à l’incertitude de digitalisation des données originales de </w:t>
      </w:r>
      <w:proofErr w:type="spellStart"/>
      <w:r>
        <w:rPr>
          <w:rFonts w:ascii="Times New Roman" w:hAnsi="Times New Roman"/>
          <w:sz w:val="24"/>
          <w:szCs w:val="24"/>
          <w:lang w:val="fr-FR"/>
        </w:rPr>
        <w:t>Fornari</w:t>
      </w:r>
      <w:proofErr w:type="spellEnd"/>
      <w:r>
        <w:rPr>
          <w:rFonts w:ascii="Times New Roman" w:hAnsi="Times New Roman"/>
          <w:sz w:val="24"/>
          <w:szCs w:val="24"/>
          <w:lang w:val="fr-FR"/>
        </w:rPr>
        <w:t xml:space="preserve"> (2019) </w:t>
      </w:r>
      <w:r>
        <w:rPr>
          <w:rFonts w:ascii="Times New Roman" w:hAnsi="Times New Roman"/>
          <w:sz w:val="20"/>
          <w:szCs w:val="20"/>
          <w:vertAlign w:val="superscript"/>
          <w:lang w:val="fr-FR"/>
        </w:rPr>
        <w:t>[1</w:t>
      </w:r>
      <w:r>
        <w:rPr>
          <w:rFonts w:ascii="Times New Roman" w:hAnsi="Times New Roman"/>
          <w:sz w:val="24"/>
          <w:szCs w:val="24"/>
          <w:lang w:val="fr-FR"/>
        </w:rPr>
        <w:t>] et à la complexité des cinétiques de transit érythr</w:t>
      </w:r>
      <w:ins w:id="216" w:author="PETAIN Aurelie" w:date="2026-06-05T11:53:00Z" w16du:dateUtc="2026-06-05T09:53:00Z">
        <w:r w:rsidR="008C58BB">
          <w:rPr>
            <w:rFonts w:ascii="Times New Roman" w:hAnsi="Times New Roman"/>
            <w:sz w:val="24"/>
            <w:szCs w:val="24"/>
            <w:lang w:val="fr-FR"/>
          </w:rPr>
          <w:t>o</w:t>
        </w:r>
      </w:ins>
      <w:r>
        <w:rPr>
          <w:rFonts w:ascii="Times New Roman" w:hAnsi="Times New Roman"/>
          <w:sz w:val="24"/>
          <w:szCs w:val="24"/>
          <w:lang w:val="fr-FR"/>
        </w:rPr>
        <w:t>ï</w:t>
      </w:r>
      <w:del w:id="217" w:author="PETAIN Aurelie" w:date="2026-06-05T11:53:00Z" w16du:dateUtc="2026-06-05T09:53:00Z">
        <w:r>
          <w:rPr>
            <w:rFonts w:ascii="Times New Roman" w:hAnsi="Times New Roman"/>
            <w:sz w:val="24"/>
            <w:szCs w:val="24"/>
            <w:lang w:val="fr-FR"/>
          </w:rPr>
          <w:delText>¿½</w:delText>
        </w:r>
      </w:del>
      <w:r>
        <w:rPr>
          <w:rFonts w:ascii="Times New Roman" w:hAnsi="Times New Roman"/>
          <w:sz w:val="24"/>
          <w:szCs w:val="24"/>
          <w:lang w:val="fr-FR"/>
        </w:rPr>
        <w:t xml:space="preserve">de. Le </w:t>
      </w:r>
      <w:proofErr w:type="spellStart"/>
      <w:r>
        <w:rPr>
          <w:rFonts w:ascii="Times New Roman" w:hAnsi="Times New Roman"/>
          <w:sz w:val="24"/>
          <w:szCs w:val="24"/>
          <w:lang w:val="fr-FR"/>
        </w:rPr>
        <w:t>Biais_max</w:t>
      </w:r>
      <w:proofErr w:type="spellEnd"/>
      <w:r>
        <w:rPr>
          <w:rFonts w:ascii="Times New Roman" w:hAnsi="Times New Roman"/>
          <w:sz w:val="24"/>
          <w:szCs w:val="24"/>
          <w:lang w:val="fr-FR"/>
        </w:rPr>
        <w:t xml:space="preserve"> </w:t>
      </w:r>
      <w:r>
        <w:rPr>
          <w:rFonts w:ascii="Times New Roman" w:hAnsi="Times New Roman"/>
          <w:sz w:val="24"/>
          <w:szCs w:val="24"/>
          <w:lang w:val="fr-FR"/>
        </w:rPr>
        <w:lastRenderedPageBreak/>
        <w:t>élevé de RBC (</w:t>
      </w:r>
      <w:commentRangeStart w:id="218"/>
      <w:commentRangeStart w:id="219"/>
      <w:r>
        <w:rPr>
          <w:rFonts w:ascii="Times New Roman" w:hAnsi="Times New Roman"/>
          <w:sz w:val="24"/>
          <w:szCs w:val="24"/>
          <w:lang w:val="fr-FR"/>
        </w:rPr>
        <w:t>713</w:t>
      </w:r>
      <w:commentRangeEnd w:id="218"/>
      <w:r w:rsidR="004A5855">
        <w:rPr>
          <w:rStyle w:val="CommentReference"/>
          <w:rFonts w:ascii="Times New Roman" w:hAnsi="Times New Roman"/>
          <w:sz w:val="24"/>
          <w:szCs w:val="24"/>
          <w:lang w:val="fr-FR"/>
        </w:rPr>
        <w:commentReference w:id="218"/>
      </w:r>
      <w:commentRangeEnd w:id="219"/>
      <w:r>
        <w:rPr>
          <w:rStyle w:val="CommentReference"/>
        </w:rPr>
        <w:commentReference w:id="219"/>
      </w:r>
      <w:r>
        <w:rPr>
          <w:rFonts w:ascii="Times New Roman" w:hAnsi="Times New Roman"/>
          <w:sz w:val="24"/>
          <w:szCs w:val="24"/>
          <w:lang w:val="fr-FR"/>
        </w:rPr>
        <w:t>%) reflète quelques points isolés en début de simulation (t &lt; 24h), alors que le résidu médian reste excellent (2,8%).</w:t>
      </w:r>
    </w:p>
    <w:tbl>
      <w:tblPr>
        <w:tblStyle w:val="Grilledutableau"/>
        <w:tblW w:w="0" w:type="auto"/>
        <w:tblLook w:val="04A0" w:firstRow="1" w:lastRow="0" w:firstColumn="1" w:lastColumn="0" w:noHBand="0" w:noVBand="1"/>
      </w:tblPr>
      <w:tblGrid>
        <w:gridCol w:w="1400"/>
        <w:gridCol w:w="1600"/>
        <w:gridCol w:w="1800"/>
        <w:gridCol w:w="1500"/>
        <w:gridCol w:w="1800"/>
      </w:tblGrid>
      <w:tr w:rsidR="000F4C96" w14:paraId="58EEAE58" w14:textId="77777777">
        <w:tc>
          <w:tcPr>
            <w:tcW w:w="1400" w:type="dxa"/>
            <w:shd w:val="clear" w:color="auto" w:fill="2C3E50"/>
          </w:tcPr>
          <w:p w14:paraId="058C3559" w14:textId="77777777" w:rsidR="000F4C96" w:rsidRDefault="000F4C96">
            <w:pPr>
              <w:jc w:val="center"/>
            </w:pPr>
            <w:proofErr w:type="spellStart"/>
            <w:r>
              <w:rPr>
                <w:rFonts w:ascii="Times New Roman" w:hAnsi="Times New Roman"/>
                <w:b/>
                <w:color w:val="FFFFFF"/>
                <w:sz w:val="20"/>
              </w:rPr>
              <w:t>Lignée</w:t>
            </w:r>
            <w:proofErr w:type="spellEnd"/>
          </w:p>
        </w:tc>
        <w:tc>
          <w:tcPr>
            <w:tcW w:w="1600" w:type="dxa"/>
            <w:shd w:val="clear" w:color="auto" w:fill="2C3E50"/>
          </w:tcPr>
          <w:p w14:paraId="6EE739B9" w14:textId="77777777" w:rsidR="000F4C96" w:rsidRDefault="000F4C96">
            <w:pPr>
              <w:jc w:val="center"/>
            </w:pPr>
            <w:r>
              <w:rPr>
                <w:rFonts w:ascii="Times New Roman" w:hAnsi="Times New Roman"/>
                <w:b/>
                <w:color w:val="FFFFFF"/>
                <w:sz w:val="20"/>
              </w:rPr>
              <w:t>RMSE rel. (%)</w:t>
            </w:r>
          </w:p>
        </w:tc>
        <w:tc>
          <w:tcPr>
            <w:tcW w:w="1800" w:type="dxa"/>
            <w:shd w:val="clear" w:color="auto" w:fill="2C3E50"/>
          </w:tcPr>
          <w:p w14:paraId="379E565C" w14:textId="77777777" w:rsidR="000F4C96" w:rsidRDefault="000F4C96">
            <w:pPr>
              <w:jc w:val="center"/>
            </w:pPr>
            <w:proofErr w:type="spellStart"/>
            <w:r>
              <w:rPr>
                <w:rFonts w:ascii="Times New Roman" w:hAnsi="Times New Roman"/>
                <w:b/>
                <w:color w:val="FFFFFF"/>
                <w:sz w:val="20"/>
              </w:rPr>
              <w:t>Résidu</w:t>
            </w:r>
            <w:proofErr w:type="spellEnd"/>
            <w:r>
              <w:rPr>
                <w:rFonts w:ascii="Times New Roman" w:hAnsi="Times New Roman"/>
                <w:b/>
                <w:color w:val="FFFFFF"/>
                <w:sz w:val="20"/>
              </w:rPr>
              <w:t xml:space="preserve"> </w:t>
            </w:r>
            <w:proofErr w:type="spellStart"/>
            <w:r>
              <w:rPr>
                <w:rFonts w:ascii="Times New Roman" w:hAnsi="Times New Roman"/>
                <w:b/>
                <w:color w:val="FFFFFF"/>
                <w:sz w:val="20"/>
              </w:rPr>
              <w:t>médian</w:t>
            </w:r>
            <w:proofErr w:type="spellEnd"/>
            <w:r>
              <w:rPr>
                <w:rFonts w:ascii="Times New Roman" w:hAnsi="Times New Roman"/>
                <w:b/>
                <w:color w:val="FFFFFF"/>
                <w:sz w:val="20"/>
              </w:rPr>
              <w:t xml:space="preserve"> (%)</w:t>
            </w:r>
          </w:p>
        </w:tc>
        <w:tc>
          <w:tcPr>
            <w:tcW w:w="1500" w:type="dxa"/>
            <w:shd w:val="clear" w:color="auto" w:fill="2C3E50"/>
          </w:tcPr>
          <w:p w14:paraId="5063CD7B" w14:textId="77777777" w:rsidR="000F4C96" w:rsidRDefault="000F4C96">
            <w:pPr>
              <w:jc w:val="center"/>
            </w:pPr>
            <w:proofErr w:type="spellStart"/>
            <w:r>
              <w:rPr>
                <w:rFonts w:ascii="Times New Roman" w:hAnsi="Times New Roman"/>
                <w:b/>
                <w:color w:val="FFFFFF"/>
                <w:sz w:val="20"/>
              </w:rPr>
              <w:t>Biais</w:t>
            </w:r>
            <w:proofErr w:type="spellEnd"/>
            <w:r>
              <w:rPr>
                <w:rFonts w:ascii="Times New Roman" w:hAnsi="Times New Roman"/>
                <w:b/>
                <w:color w:val="FFFFFF"/>
                <w:sz w:val="20"/>
              </w:rPr>
              <w:t xml:space="preserve"> max (%)</w:t>
            </w:r>
          </w:p>
        </w:tc>
        <w:tc>
          <w:tcPr>
            <w:tcW w:w="1800" w:type="dxa"/>
            <w:shd w:val="clear" w:color="auto" w:fill="2C3E50"/>
          </w:tcPr>
          <w:p w14:paraId="1FCEBB28" w14:textId="77777777" w:rsidR="000F4C96" w:rsidRDefault="000F4C96">
            <w:pPr>
              <w:jc w:val="center"/>
            </w:pPr>
            <w:proofErr w:type="spellStart"/>
            <w:r>
              <w:rPr>
                <w:rFonts w:ascii="Times New Roman" w:hAnsi="Times New Roman"/>
                <w:b/>
                <w:color w:val="FFFFFF"/>
                <w:sz w:val="20"/>
              </w:rPr>
              <w:t>Statut</w:t>
            </w:r>
            <w:proofErr w:type="spellEnd"/>
          </w:p>
        </w:tc>
      </w:tr>
      <w:tr w:rsidR="000F4C96" w14:paraId="1069FCF0" w14:textId="77777777">
        <w:tc>
          <w:tcPr>
            <w:tcW w:w="1400" w:type="dxa"/>
            <w:shd w:val="clear" w:color="auto" w:fill="F2F2F2"/>
          </w:tcPr>
          <w:p w14:paraId="57A34461" w14:textId="77777777" w:rsidR="000F4C96" w:rsidRDefault="000F4C96">
            <w:pPr>
              <w:jc w:val="center"/>
            </w:pPr>
            <w:r>
              <w:rPr>
                <w:rFonts w:ascii="Times New Roman" w:hAnsi="Times New Roman"/>
                <w:sz w:val="20"/>
              </w:rPr>
              <w:t>MPP</w:t>
            </w:r>
          </w:p>
        </w:tc>
        <w:tc>
          <w:tcPr>
            <w:tcW w:w="1600" w:type="dxa"/>
            <w:shd w:val="clear" w:color="auto" w:fill="F2F2F2"/>
          </w:tcPr>
          <w:p w14:paraId="2D8311FC" w14:textId="77777777" w:rsidR="000F4C96" w:rsidRDefault="000F4C96">
            <w:pPr>
              <w:jc w:val="center"/>
            </w:pPr>
            <w:r>
              <w:rPr>
                <w:rFonts w:ascii="Times New Roman" w:hAnsi="Times New Roman"/>
                <w:sz w:val="20"/>
              </w:rPr>
              <w:t>39,96</w:t>
            </w:r>
          </w:p>
        </w:tc>
        <w:tc>
          <w:tcPr>
            <w:tcW w:w="1800" w:type="dxa"/>
            <w:shd w:val="clear" w:color="auto" w:fill="F2F2F2"/>
          </w:tcPr>
          <w:p w14:paraId="1855B4BC" w14:textId="77777777" w:rsidR="000F4C96" w:rsidRDefault="000F4C96">
            <w:pPr>
              <w:jc w:val="center"/>
            </w:pPr>
            <w:r>
              <w:rPr>
                <w:rFonts w:ascii="Times New Roman" w:hAnsi="Times New Roman"/>
                <w:sz w:val="20"/>
              </w:rPr>
              <w:t>26,96</w:t>
            </w:r>
          </w:p>
        </w:tc>
        <w:tc>
          <w:tcPr>
            <w:tcW w:w="1500" w:type="dxa"/>
            <w:shd w:val="clear" w:color="auto" w:fill="F2F2F2"/>
          </w:tcPr>
          <w:p w14:paraId="2B034F03" w14:textId="77777777" w:rsidR="000F4C96" w:rsidRDefault="000F4C96">
            <w:pPr>
              <w:jc w:val="center"/>
            </w:pPr>
            <w:r>
              <w:rPr>
                <w:rFonts w:ascii="Times New Roman" w:hAnsi="Times New Roman"/>
                <w:sz w:val="20"/>
              </w:rPr>
              <w:t>76,80</w:t>
            </w:r>
          </w:p>
        </w:tc>
        <w:tc>
          <w:tcPr>
            <w:tcW w:w="1800" w:type="dxa"/>
            <w:shd w:val="clear" w:color="auto" w:fill="F2F2F2"/>
          </w:tcPr>
          <w:p w14:paraId="38FB0134" w14:textId="77777777" w:rsidR="000F4C96" w:rsidRDefault="000F4C96">
            <w:pPr>
              <w:jc w:val="center"/>
            </w:pPr>
            <w:r>
              <w:rPr>
                <w:rFonts w:ascii="Segoe UI Symbol" w:hAnsi="Segoe UI Symbol" w:cs="Segoe UI Symbol"/>
                <w:sz w:val="20"/>
              </w:rPr>
              <w:t>⚠</w:t>
            </w:r>
            <w:r>
              <w:rPr>
                <w:rFonts w:ascii="Times New Roman" w:hAnsi="Times New Roman"/>
                <w:sz w:val="20"/>
              </w:rPr>
              <w:t xml:space="preserve"> </w:t>
            </w:r>
            <w:proofErr w:type="spellStart"/>
            <w:r>
              <w:rPr>
                <w:rFonts w:ascii="Times New Roman" w:hAnsi="Times New Roman"/>
                <w:sz w:val="20"/>
              </w:rPr>
              <w:t>Partiel</w:t>
            </w:r>
            <w:proofErr w:type="spellEnd"/>
          </w:p>
        </w:tc>
      </w:tr>
      <w:tr w:rsidR="000F4C96" w14:paraId="0C8C19A0" w14:textId="77777777">
        <w:tc>
          <w:tcPr>
            <w:tcW w:w="1400" w:type="dxa"/>
            <w:shd w:val="clear" w:color="auto" w:fill="FFFFFF"/>
          </w:tcPr>
          <w:p w14:paraId="4D193CE2" w14:textId="77777777" w:rsidR="000F4C96" w:rsidRDefault="000F4C96">
            <w:pPr>
              <w:jc w:val="center"/>
            </w:pPr>
            <w:r>
              <w:rPr>
                <w:rFonts w:ascii="Times New Roman" w:hAnsi="Times New Roman"/>
                <w:sz w:val="20"/>
              </w:rPr>
              <w:t>CMP</w:t>
            </w:r>
          </w:p>
        </w:tc>
        <w:tc>
          <w:tcPr>
            <w:tcW w:w="1600" w:type="dxa"/>
            <w:shd w:val="clear" w:color="auto" w:fill="FFFFFF"/>
          </w:tcPr>
          <w:p w14:paraId="5C417EB2" w14:textId="77777777" w:rsidR="000F4C96" w:rsidRDefault="000F4C96">
            <w:pPr>
              <w:jc w:val="center"/>
            </w:pPr>
            <w:r>
              <w:rPr>
                <w:rFonts w:ascii="Times New Roman" w:hAnsi="Times New Roman"/>
                <w:sz w:val="20"/>
              </w:rPr>
              <w:t>3,63</w:t>
            </w:r>
          </w:p>
        </w:tc>
        <w:tc>
          <w:tcPr>
            <w:tcW w:w="1800" w:type="dxa"/>
            <w:shd w:val="clear" w:color="auto" w:fill="FFFFFF"/>
          </w:tcPr>
          <w:p w14:paraId="57A64F46" w14:textId="77777777" w:rsidR="000F4C96" w:rsidRDefault="000F4C96">
            <w:pPr>
              <w:jc w:val="center"/>
            </w:pPr>
            <w:r>
              <w:rPr>
                <w:rFonts w:ascii="Times New Roman" w:hAnsi="Times New Roman"/>
                <w:sz w:val="20"/>
              </w:rPr>
              <w:t>2,37</w:t>
            </w:r>
          </w:p>
        </w:tc>
        <w:tc>
          <w:tcPr>
            <w:tcW w:w="1500" w:type="dxa"/>
            <w:shd w:val="clear" w:color="auto" w:fill="FFFFFF"/>
          </w:tcPr>
          <w:p w14:paraId="223C1DC1" w14:textId="77777777" w:rsidR="000F4C96" w:rsidRDefault="000F4C96">
            <w:pPr>
              <w:jc w:val="center"/>
            </w:pPr>
            <w:r>
              <w:rPr>
                <w:rFonts w:ascii="Times New Roman" w:hAnsi="Times New Roman"/>
                <w:sz w:val="20"/>
              </w:rPr>
              <w:t>10,46</w:t>
            </w:r>
          </w:p>
        </w:tc>
        <w:tc>
          <w:tcPr>
            <w:tcW w:w="1800" w:type="dxa"/>
            <w:shd w:val="clear" w:color="auto" w:fill="FFFFFF"/>
          </w:tcPr>
          <w:p w14:paraId="774E291C" w14:textId="77777777" w:rsidR="000F4C96" w:rsidRDefault="000F4C96">
            <w:pPr>
              <w:jc w:val="center"/>
            </w:pPr>
            <w:r>
              <w:rPr>
                <w:rFonts w:ascii="Segoe UI Symbol" w:hAnsi="Segoe UI Symbol" w:cs="Segoe UI Symbol"/>
                <w:sz w:val="20"/>
              </w:rPr>
              <w:t>✓</w:t>
            </w:r>
            <w:r>
              <w:rPr>
                <w:rFonts w:ascii="Times New Roman" w:hAnsi="Times New Roman"/>
                <w:sz w:val="20"/>
              </w:rPr>
              <w:t xml:space="preserve"> </w:t>
            </w:r>
            <w:proofErr w:type="spellStart"/>
            <w:r>
              <w:rPr>
                <w:rFonts w:ascii="Times New Roman" w:hAnsi="Times New Roman"/>
                <w:sz w:val="20"/>
              </w:rPr>
              <w:t>Satisfaisant</w:t>
            </w:r>
            <w:proofErr w:type="spellEnd"/>
          </w:p>
        </w:tc>
      </w:tr>
      <w:tr w:rsidR="000F4C96" w14:paraId="1234182A" w14:textId="77777777">
        <w:tc>
          <w:tcPr>
            <w:tcW w:w="1400" w:type="dxa"/>
            <w:shd w:val="clear" w:color="auto" w:fill="F2F2F2"/>
          </w:tcPr>
          <w:p w14:paraId="75BFCBBD" w14:textId="77777777" w:rsidR="000F4C96" w:rsidRDefault="000F4C96">
            <w:pPr>
              <w:jc w:val="center"/>
            </w:pPr>
            <w:r>
              <w:rPr>
                <w:rFonts w:ascii="Times New Roman" w:hAnsi="Times New Roman"/>
                <w:sz w:val="20"/>
              </w:rPr>
              <w:t>MEP</w:t>
            </w:r>
          </w:p>
        </w:tc>
        <w:tc>
          <w:tcPr>
            <w:tcW w:w="1600" w:type="dxa"/>
            <w:shd w:val="clear" w:color="auto" w:fill="F2F2F2"/>
          </w:tcPr>
          <w:p w14:paraId="59F80FD7" w14:textId="77777777" w:rsidR="000F4C96" w:rsidRDefault="000F4C96">
            <w:pPr>
              <w:jc w:val="center"/>
            </w:pPr>
            <w:r>
              <w:rPr>
                <w:rFonts w:ascii="Times New Roman" w:hAnsi="Times New Roman"/>
                <w:sz w:val="20"/>
              </w:rPr>
              <w:t>75,28</w:t>
            </w:r>
          </w:p>
        </w:tc>
        <w:tc>
          <w:tcPr>
            <w:tcW w:w="1800" w:type="dxa"/>
            <w:shd w:val="clear" w:color="auto" w:fill="F2F2F2"/>
          </w:tcPr>
          <w:p w14:paraId="1C848074" w14:textId="77777777" w:rsidR="000F4C96" w:rsidRDefault="000F4C96">
            <w:pPr>
              <w:jc w:val="center"/>
            </w:pPr>
            <w:r>
              <w:rPr>
                <w:rFonts w:ascii="Times New Roman" w:hAnsi="Times New Roman"/>
                <w:sz w:val="20"/>
              </w:rPr>
              <w:t>79,35</w:t>
            </w:r>
          </w:p>
        </w:tc>
        <w:tc>
          <w:tcPr>
            <w:tcW w:w="1500" w:type="dxa"/>
            <w:shd w:val="clear" w:color="auto" w:fill="F2F2F2"/>
          </w:tcPr>
          <w:p w14:paraId="22409159" w14:textId="77777777" w:rsidR="000F4C96" w:rsidRDefault="000F4C96">
            <w:pPr>
              <w:jc w:val="center"/>
            </w:pPr>
            <w:r>
              <w:rPr>
                <w:rFonts w:ascii="Times New Roman" w:hAnsi="Times New Roman"/>
                <w:sz w:val="20"/>
              </w:rPr>
              <w:t>96,74</w:t>
            </w:r>
          </w:p>
        </w:tc>
        <w:tc>
          <w:tcPr>
            <w:tcW w:w="1800" w:type="dxa"/>
            <w:shd w:val="clear" w:color="auto" w:fill="F2F2F2"/>
          </w:tcPr>
          <w:p w14:paraId="2214C772" w14:textId="77777777" w:rsidR="000F4C96" w:rsidRDefault="000F4C96">
            <w:pPr>
              <w:jc w:val="center"/>
            </w:pPr>
            <w:r>
              <w:rPr>
                <w:rFonts w:ascii="Segoe UI Symbol" w:hAnsi="Segoe UI Symbol" w:cs="Segoe UI Symbol"/>
                <w:sz w:val="20"/>
              </w:rPr>
              <w:t>⚠</w:t>
            </w:r>
            <w:r>
              <w:rPr>
                <w:rFonts w:ascii="Times New Roman" w:hAnsi="Times New Roman"/>
                <w:sz w:val="20"/>
              </w:rPr>
              <w:t xml:space="preserve"> </w:t>
            </w:r>
            <w:proofErr w:type="spellStart"/>
            <w:r>
              <w:rPr>
                <w:rFonts w:ascii="Times New Roman" w:hAnsi="Times New Roman"/>
                <w:sz w:val="20"/>
              </w:rPr>
              <w:t>Partiel</w:t>
            </w:r>
            <w:proofErr w:type="spellEnd"/>
          </w:p>
        </w:tc>
      </w:tr>
      <w:tr w:rsidR="000F4C96" w14:paraId="25040C9D" w14:textId="77777777">
        <w:tc>
          <w:tcPr>
            <w:tcW w:w="1400" w:type="dxa"/>
            <w:shd w:val="clear" w:color="auto" w:fill="FFFFFF"/>
          </w:tcPr>
          <w:p w14:paraId="738FBC20" w14:textId="77777777" w:rsidR="000F4C96" w:rsidRDefault="000F4C96">
            <w:pPr>
              <w:jc w:val="center"/>
            </w:pPr>
            <w:proofErr w:type="spellStart"/>
            <w:r>
              <w:rPr>
                <w:rFonts w:ascii="Times New Roman" w:hAnsi="Times New Roman"/>
                <w:sz w:val="20"/>
              </w:rPr>
              <w:t>Neut</w:t>
            </w:r>
            <w:proofErr w:type="spellEnd"/>
          </w:p>
        </w:tc>
        <w:tc>
          <w:tcPr>
            <w:tcW w:w="1600" w:type="dxa"/>
            <w:shd w:val="clear" w:color="auto" w:fill="FFFFFF"/>
          </w:tcPr>
          <w:p w14:paraId="6C3112A8" w14:textId="77777777" w:rsidR="000F4C96" w:rsidRDefault="000F4C96">
            <w:pPr>
              <w:jc w:val="center"/>
            </w:pPr>
            <w:r>
              <w:rPr>
                <w:rFonts w:ascii="Times New Roman" w:hAnsi="Times New Roman"/>
                <w:sz w:val="20"/>
              </w:rPr>
              <w:t>3,78</w:t>
            </w:r>
          </w:p>
        </w:tc>
        <w:tc>
          <w:tcPr>
            <w:tcW w:w="1800" w:type="dxa"/>
            <w:shd w:val="clear" w:color="auto" w:fill="FFFFFF"/>
          </w:tcPr>
          <w:p w14:paraId="31A59AC3" w14:textId="77777777" w:rsidR="000F4C96" w:rsidRDefault="000F4C96">
            <w:pPr>
              <w:jc w:val="center"/>
            </w:pPr>
            <w:r>
              <w:rPr>
                <w:rFonts w:ascii="Times New Roman" w:hAnsi="Times New Roman"/>
                <w:sz w:val="20"/>
              </w:rPr>
              <w:t>2,67</w:t>
            </w:r>
          </w:p>
        </w:tc>
        <w:tc>
          <w:tcPr>
            <w:tcW w:w="1500" w:type="dxa"/>
            <w:shd w:val="clear" w:color="auto" w:fill="FFFFFF"/>
          </w:tcPr>
          <w:p w14:paraId="392EFBB0" w14:textId="77777777" w:rsidR="000F4C96" w:rsidRDefault="000F4C96">
            <w:pPr>
              <w:jc w:val="center"/>
            </w:pPr>
            <w:r>
              <w:rPr>
                <w:rFonts w:ascii="Times New Roman" w:hAnsi="Times New Roman"/>
                <w:sz w:val="20"/>
              </w:rPr>
              <w:t>7,83</w:t>
            </w:r>
          </w:p>
        </w:tc>
        <w:tc>
          <w:tcPr>
            <w:tcW w:w="1800" w:type="dxa"/>
            <w:shd w:val="clear" w:color="auto" w:fill="FFFFFF"/>
          </w:tcPr>
          <w:p w14:paraId="5A7A6867" w14:textId="77777777" w:rsidR="000F4C96" w:rsidRDefault="000F4C96">
            <w:pPr>
              <w:jc w:val="center"/>
            </w:pPr>
            <w:r>
              <w:rPr>
                <w:rFonts w:ascii="Segoe UI Symbol" w:hAnsi="Segoe UI Symbol" w:cs="Segoe UI Symbol"/>
                <w:sz w:val="20"/>
              </w:rPr>
              <w:t>✓</w:t>
            </w:r>
            <w:r>
              <w:rPr>
                <w:rFonts w:ascii="Times New Roman" w:hAnsi="Times New Roman"/>
                <w:sz w:val="20"/>
              </w:rPr>
              <w:t xml:space="preserve"> </w:t>
            </w:r>
            <w:proofErr w:type="spellStart"/>
            <w:r>
              <w:rPr>
                <w:rFonts w:ascii="Times New Roman" w:hAnsi="Times New Roman"/>
                <w:sz w:val="20"/>
              </w:rPr>
              <w:t>Satisfaisant</w:t>
            </w:r>
            <w:proofErr w:type="spellEnd"/>
          </w:p>
        </w:tc>
      </w:tr>
      <w:tr w:rsidR="000F4C96" w14:paraId="5781CE1D" w14:textId="77777777">
        <w:tc>
          <w:tcPr>
            <w:tcW w:w="1400" w:type="dxa"/>
            <w:shd w:val="clear" w:color="auto" w:fill="F2F2F2"/>
          </w:tcPr>
          <w:p w14:paraId="2764AAAB" w14:textId="77777777" w:rsidR="000F4C96" w:rsidRDefault="000F4C96">
            <w:pPr>
              <w:jc w:val="center"/>
            </w:pPr>
            <w:r>
              <w:rPr>
                <w:rFonts w:ascii="Times New Roman" w:hAnsi="Times New Roman"/>
                <w:sz w:val="20"/>
              </w:rPr>
              <w:t>Mono</w:t>
            </w:r>
          </w:p>
        </w:tc>
        <w:tc>
          <w:tcPr>
            <w:tcW w:w="1600" w:type="dxa"/>
            <w:shd w:val="clear" w:color="auto" w:fill="F2F2F2"/>
          </w:tcPr>
          <w:p w14:paraId="5BF42E79" w14:textId="77777777" w:rsidR="000F4C96" w:rsidRDefault="000F4C96">
            <w:pPr>
              <w:jc w:val="center"/>
            </w:pPr>
            <w:r>
              <w:rPr>
                <w:rFonts w:ascii="Times New Roman" w:hAnsi="Times New Roman"/>
                <w:sz w:val="20"/>
              </w:rPr>
              <w:t>5,46</w:t>
            </w:r>
          </w:p>
        </w:tc>
        <w:tc>
          <w:tcPr>
            <w:tcW w:w="1800" w:type="dxa"/>
            <w:shd w:val="clear" w:color="auto" w:fill="F2F2F2"/>
          </w:tcPr>
          <w:p w14:paraId="41A7B551" w14:textId="77777777" w:rsidR="000F4C96" w:rsidRDefault="000F4C96">
            <w:pPr>
              <w:jc w:val="center"/>
            </w:pPr>
            <w:r>
              <w:rPr>
                <w:rFonts w:ascii="Times New Roman" w:hAnsi="Times New Roman"/>
                <w:sz w:val="20"/>
              </w:rPr>
              <w:t>2,71</w:t>
            </w:r>
          </w:p>
        </w:tc>
        <w:tc>
          <w:tcPr>
            <w:tcW w:w="1500" w:type="dxa"/>
            <w:shd w:val="clear" w:color="auto" w:fill="F2F2F2"/>
          </w:tcPr>
          <w:p w14:paraId="59E3CAB4" w14:textId="77777777" w:rsidR="000F4C96" w:rsidRDefault="000F4C96">
            <w:pPr>
              <w:jc w:val="center"/>
            </w:pPr>
            <w:r>
              <w:rPr>
                <w:rFonts w:ascii="Times New Roman" w:hAnsi="Times New Roman"/>
                <w:sz w:val="20"/>
              </w:rPr>
              <w:t>15,12</w:t>
            </w:r>
          </w:p>
        </w:tc>
        <w:tc>
          <w:tcPr>
            <w:tcW w:w="1800" w:type="dxa"/>
            <w:shd w:val="clear" w:color="auto" w:fill="F2F2F2"/>
          </w:tcPr>
          <w:p w14:paraId="12E432E9" w14:textId="77777777" w:rsidR="000F4C96" w:rsidRDefault="000F4C96">
            <w:pPr>
              <w:jc w:val="center"/>
            </w:pPr>
            <w:r>
              <w:rPr>
                <w:rFonts w:ascii="Segoe UI Symbol" w:hAnsi="Segoe UI Symbol" w:cs="Segoe UI Symbol"/>
                <w:sz w:val="20"/>
              </w:rPr>
              <w:t>✓</w:t>
            </w:r>
            <w:r>
              <w:rPr>
                <w:rFonts w:ascii="Times New Roman" w:hAnsi="Times New Roman"/>
                <w:sz w:val="20"/>
              </w:rPr>
              <w:t xml:space="preserve"> </w:t>
            </w:r>
            <w:proofErr w:type="spellStart"/>
            <w:r>
              <w:rPr>
                <w:rFonts w:ascii="Times New Roman" w:hAnsi="Times New Roman"/>
                <w:sz w:val="20"/>
              </w:rPr>
              <w:t>Satisfaisant</w:t>
            </w:r>
            <w:proofErr w:type="spellEnd"/>
          </w:p>
        </w:tc>
      </w:tr>
      <w:tr w:rsidR="000F4C96" w14:paraId="4CAFCFA1" w14:textId="77777777">
        <w:tc>
          <w:tcPr>
            <w:tcW w:w="1400" w:type="dxa"/>
            <w:shd w:val="clear" w:color="auto" w:fill="FFFFFF"/>
          </w:tcPr>
          <w:p w14:paraId="29CD1497" w14:textId="77777777" w:rsidR="000F4C96" w:rsidRDefault="000F4C96">
            <w:pPr>
              <w:jc w:val="center"/>
            </w:pPr>
            <w:proofErr w:type="spellStart"/>
            <w:r>
              <w:rPr>
                <w:rFonts w:ascii="Times New Roman" w:hAnsi="Times New Roman"/>
                <w:sz w:val="20"/>
              </w:rPr>
              <w:t>Plt</w:t>
            </w:r>
            <w:proofErr w:type="spellEnd"/>
          </w:p>
        </w:tc>
        <w:tc>
          <w:tcPr>
            <w:tcW w:w="1600" w:type="dxa"/>
            <w:shd w:val="clear" w:color="auto" w:fill="FFFFFF"/>
          </w:tcPr>
          <w:p w14:paraId="3B9BA778" w14:textId="77777777" w:rsidR="000F4C96" w:rsidRDefault="000F4C96">
            <w:pPr>
              <w:jc w:val="center"/>
            </w:pPr>
            <w:r>
              <w:rPr>
                <w:rFonts w:ascii="Times New Roman" w:hAnsi="Times New Roman"/>
                <w:sz w:val="20"/>
              </w:rPr>
              <w:t>33,27</w:t>
            </w:r>
          </w:p>
        </w:tc>
        <w:tc>
          <w:tcPr>
            <w:tcW w:w="1800" w:type="dxa"/>
            <w:shd w:val="clear" w:color="auto" w:fill="FFFFFF"/>
          </w:tcPr>
          <w:p w14:paraId="5D746C6D" w14:textId="77777777" w:rsidR="000F4C96" w:rsidRDefault="000F4C96">
            <w:pPr>
              <w:jc w:val="center"/>
            </w:pPr>
            <w:r>
              <w:rPr>
                <w:rFonts w:ascii="Times New Roman" w:hAnsi="Times New Roman"/>
                <w:sz w:val="20"/>
              </w:rPr>
              <w:t>25,67</w:t>
            </w:r>
          </w:p>
        </w:tc>
        <w:tc>
          <w:tcPr>
            <w:tcW w:w="1500" w:type="dxa"/>
            <w:shd w:val="clear" w:color="auto" w:fill="FFFFFF"/>
          </w:tcPr>
          <w:p w14:paraId="56707686" w14:textId="77777777" w:rsidR="000F4C96" w:rsidRDefault="000F4C96">
            <w:pPr>
              <w:jc w:val="center"/>
            </w:pPr>
            <w:r>
              <w:rPr>
                <w:rFonts w:ascii="Times New Roman" w:hAnsi="Times New Roman"/>
                <w:sz w:val="20"/>
              </w:rPr>
              <w:t>90,07</w:t>
            </w:r>
          </w:p>
        </w:tc>
        <w:tc>
          <w:tcPr>
            <w:tcW w:w="1800" w:type="dxa"/>
            <w:shd w:val="clear" w:color="auto" w:fill="FFFFFF"/>
          </w:tcPr>
          <w:p w14:paraId="337FE638" w14:textId="77777777" w:rsidR="000F4C96" w:rsidRDefault="000F4C96">
            <w:pPr>
              <w:jc w:val="center"/>
            </w:pPr>
            <w:r>
              <w:rPr>
                <w:rFonts w:ascii="Segoe UI Symbol" w:hAnsi="Segoe UI Symbol" w:cs="Segoe UI Symbol"/>
                <w:sz w:val="20"/>
              </w:rPr>
              <w:t>⚠</w:t>
            </w:r>
            <w:r>
              <w:rPr>
                <w:rFonts w:ascii="Times New Roman" w:hAnsi="Times New Roman"/>
                <w:sz w:val="20"/>
              </w:rPr>
              <w:t xml:space="preserve"> </w:t>
            </w:r>
            <w:proofErr w:type="spellStart"/>
            <w:r>
              <w:rPr>
                <w:rFonts w:ascii="Times New Roman" w:hAnsi="Times New Roman"/>
                <w:sz w:val="20"/>
              </w:rPr>
              <w:t>Partiel</w:t>
            </w:r>
            <w:proofErr w:type="spellEnd"/>
          </w:p>
        </w:tc>
      </w:tr>
      <w:tr w:rsidR="000F4C96" w14:paraId="2509AFF1" w14:textId="77777777">
        <w:tc>
          <w:tcPr>
            <w:tcW w:w="1400" w:type="dxa"/>
            <w:shd w:val="clear" w:color="auto" w:fill="F2F2F2"/>
          </w:tcPr>
          <w:p w14:paraId="0FBD32CD" w14:textId="77777777" w:rsidR="000F4C96" w:rsidRDefault="000F4C96">
            <w:pPr>
              <w:jc w:val="center"/>
            </w:pPr>
            <w:r>
              <w:rPr>
                <w:rFonts w:ascii="Times New Roman" w:hAnsi="Times New Roman"/>
                <w:sz w:val="20"/>
              </w:rPr>
              <w:t>Ret</w:t>
            </w:r>
          </w:p>
        </w:tc>
        <w:tc>
          <w:tcPr>
            <w:tcW w:w="1600" w:type="dxa"/>
            <w:shd w:val="clear" w:color="auto" w:fill="F2F2F2"/>
          </w:tcPr>
          <w:p w14:paraId="685297BF" w14:textId="77777777" w:rsidR="000F4C96" w:rsidRDefault="000F4C96">
            <w:pPr>
              <w:jc w:val="center"/>
            </w:pPr>
            <w:r>
              <w:rPr>
                <w:rFonts w:ascii="Times New Roman" w:hAnsi="Times New Roman"/>
                <w:sz w:val="20"/>
              </w:rPr>
              <w:t>46,23</w:t>
            </w:r>
          </w:p>
        </w:tc>
        <w:tc>
          <w:tcPr>
            <w:tcW w:w="1800" w:type="dxa"/>
            <w:shd w:val="clear" w:color="auto" w:fill="F2F2F2"/>
          </w:tcPr>
          <w:p w14:paraId="439459D8" w14:textId="77777777" w:rsidR="000F4C96" w:rsidRDefault="000F4C96">
            <w:pPr>
              <w:jc w:val="center"/>
            </w:pPr>
            <w:r>
              <w:rPr>
                <w:rFonts w:ascii="Times New Roman" w:hAnsi="Times New Roman"/>
                <w:sz w:val="20"/>
              </w:rPr>
              <w:t>40,97</w:t>
            </w:r>
          </w:p>
        </w:tc>
        <w:tc>
          <w:tcPr>
            <w:tcW w:w="1500" w:type="dxa"/>
            <w:shd w:val="clear" w:color="auto" w:fill="F2F2F2"/>
          </w:tcPr>
          <w:p w14:paraId="2D479D0B" w14:textId="77777777" w:rsidR="000F4C96" w:rsidRDefault="000F4C96">
            <w:pPr>
              <w:jc w:val="center"/>
            </w:pPr>
            <w:r>
              <w:rPr>
                <w:rFonts w:ascii="Times New Roman" w:hAnsi="Times New Roman"/>
                <w:sz w:val="20"/>
              </w:rPr>
              <w:t>106,74</w:t>
            </w:r>
          </w:p>
        </w:tc>
        <w:tc>
          <w:tcPr>
            <w:tcW w:w="1800" w:type="dxa"/>
            <w:shd w:val="clear" w:color="auto" w:fill="F2F2F2"/>
          </w:tcPr>
          <w:p w14:paraId="2F608637" w14:textId="77777777" w:rsidR="000F4C96" w:rsidRDefault="000F4C96">
            <w:pPr>
              <w:jc w:val="center"/>
            </w:pPr>
            <w:r>
              <w:rPr>
                <w:rFonts w:ascii="Segoe UI Symbol" w:hAnsi="Segoe UI Symbol" w:cs="Segoe UI Symbol"/>
                <w:sz w:val="20"/>
              </w:rPr>
              <w:t>⚠</w:t>
            </w:r>
            <w:r>
              <w:rPr>
                <w:rFonts w:ascii="Times New Roman" w:hAnsi="Times New Roman"/>
                <w:sz w:val="20"/>
              </w:rPr>
              <w:t xml:space="preserve"> </w:t>
            </w:r>
            <w:proofErr w:type="spellStart"/>
            <w:r>
              <w:rPr>
                <w:rFonts w:ascii="Times New Roman" w:hAnsi="Times New Roman"/>
                <w:sz w:val="20"/>
              </w:rPr>
              <w:t>Partiel</w:t>
            </w:r>
            <w:proofErr w:type="spellEnd"/>
          </w:p>
        </w:tc>
      </w:tr>
      <w:tr w:rsidR="000F4C96" w14:paraId="783D1CDA" w14:textId="77777777">
        <w:tc>
          <w:tcPr>
            <w:tcW w:w="1400" w:type="dxa"/>
            <w:shd w:val="clear" w:color="auto" w:fill="FFFFFF"/>
          </w:tcPr>
          <w:p w14:paraId="7FAF80B8" w14:textId="77777777" w:rsidR="000F4C96" w:rsidRDefault="000F4C96">
            <w:pPr>
              <w:jc w:val="center"/>
            </w:pPr>
            <w:r>
              <w:rPr>
                <w:rFonts w:ascii="Times New Roman" w:hAnsi="Times New Roman"/>
                <w:sz w:val="20"/>
              </w:rPr>
              <w:t>RBC</w:t>
            </w:r>
          </w:p>
        </w:tc>
        <w:tc>
          <w:tcPr>
            <w:tcW w:w="1600" w:type="dxa"/>
            <w:shd w:val="clear" w:color="auto" w:fill="FFFFFF"/>
          </w:tcPr>
          <w:p w14:paraId="0AEA20B0" w14:textId="77777777" w:rsidR="000F4C96" w:rsidRDefault="000F4C96">
            <w:pPr>
              <w:jc w:val="center"/>
            </w:pPr>
            <w:r>
              <w:rPr>
                <w:rFonts w:ascii="Times New Roman" w:hAnsi="Times New Roman"/>
                <w:sz w:val="20"/>
              </w:rPr>
              <w:t>152,06</w:t>
            </w:r>
          </w:p>
        </w:tc>
        <w:tc>
          <w:tcPr>
            <w:tcW w:w="1800" w:type="dxa"/>
            <w:shd w:val="clear" w:color="auto" w:fill="FFFFFF"/>
          </w:tcPr>
          <w:p w14:paraId="52F4AD91" w14:textId="77777777" w:rsidR="000F4C96" w:rsidRDefault="000F4C96">
            <w:pPr>
              <w:jc w:val="center"/>
            </w:pPr>
            <w:r>
              <w:rPr>
                <w:rFonts w:ascii="Times New Roman" w:hAnsi="Times New Roman"/>
                <w:sz w:val="20"/>
              </w:rPr>
              <w:t>2,79</w:t>
            </w:r>
          </w:p>
        </w:tc>
        <w:tc>
          <w:tcPr>
            <w:tcW w:w="1500" w:type="dxa"/>
            <w:shd w:val="clear" w:color="auto" w:fill="FFFFFF"/>
          </w:tcPr>
          <w:p w14:paraId="0FB38545" w14:textId="77777777" w:rsidR="000F4C96" w:rsidRDefault="000F4C96">
            <w:pPr>
              <w:jc w:val="center"/>
            </w:pPr>
            <w:r>
              <w:rPr>
                <w:rFonts w:ascii="Times New Roman" w:hAnsi="Times New Roman"/>
                <w:sz w:val="20"/>
              </w:rPr>
              <w:t>713,10</w:t>
            </w:r>
          </w:p>
        </w:tc>
        <w:tc>
          <w:tcPr>
            <w:tcW w:w="1800" w:type="dxa"/>
            <w:shd w:val="clear" w:color="auto" w:fill="FFFFFF"/>
          </w:tcPr>
          <w:p w14:paraId="750C69A0" w14:textId="77777777" w:rsidR="000F4C96" w:rsidRDefault="000F4C96" w:rsidP="00BF3AB3">
            <w:pPr>
              <w:keepNext/>
              <w:jc w:val="center"/>
            </w:pPr>
            <w:r>
              <w:rPr>
                <w:rFonts w:ascii="Segoe UI Symbol" w:hAnsi="Segoe UI Symbol" w:cs="Segoe UI Symbol"/>
                <w:sz w:val="20"/>
              </w:rPr>
              <w:t>✓</w:t>
            </w:r>
            <w:r>
              <w:rPr>
                <w:rFonts w:ascii="Times New Roman" w:hAnsi="Times New Roman"/>
                <w:sz w:val="20"/>
              </w:rPr>
              <w:t xml:space="preserve"> </w:t>
            </w:r>
            <w:proofErr w:type="spellStart"/>
            <w:r>
              <w:rPr>
                <w:rFonts w:ascii="Times New Roman" w:hAnsi="Times New Roman"/>
                <w:sz w:val="20"/>
              </w:rPr>
              <w:t>Satisfaisant</w:t>
            </w:r>
            <w:proofErr w:type="spellEnd"/>
            <w:r>
              <w:rPr>
                <w:rFonts w:ascii="Times New Roman" w:hAnsi="Times New Roman"/>
                <w:sz w:val="20"/>
              </w:rPr>
              <w:t>*</w:t>
            </w:r>
          </w:p>
        </w:tc>
      </w:tr>
    </w:tbl>
    <w:p w14:paraId="2D3D660B" w14:textId="4B4884BD" w:rsidR="00EB7F02" w:rsidRPr="00BF3AB3" w:rsidRDefault="00EB7F02">
      <w:pPr>
        <w:pStyle w:val="Lgende"/>
        <w:rPr>
          <w:lang w:val="fr-FR"/>
        </w:rPr>
      </w:pPr>
      <w:r w:rsidRPr="00BF3AB3">
        <w:rPr>
          <w:lang w:val="fr-FR"/>
        </w:rPr>
        <w:t xml:space="preserve">Table </w:t>
      </w:r>
      <w:r>
        <w:fldChar w:fldCharType="begin"/>
      </w:r>
      <w:r w:rsidRPr="00BF3AB3">
        <w:rPr>
          <w:lang w:val="fr-FR"/>
        </w:rPr>
        <w:instrText xml:space="preserve"> SEQ Table \* ARABIC </w:instrText>
      </w:r>
      <w:r>
        <w:fldChar w:fldCharType="separate"/>
      </w:r>
      <w:r w:rsidR="00BF3AB3">
        <w:rPr>
          <w:noProof/>
          <w:lang w:val="fr-FR"/>
        </w:rPr>
        <w:t>6</w:t>
      </w:r>
      <w:r>
        <w:fldChar w:fldCharType="end"/>
      </w:r>
      <w:r w:rsidRPr="00BF3AB3">
        <w:rPr>
          <w:lang w:val="fr-FR"/>
        </w:rPr>
        <w:t xml:space="preserve"> Métriques de validation du modèle </w:t>
      </w:r>
      <w:proofErr w:type="spellStart"/>
      <w:r w:rsidRPr="00BF3AB3">
        <w:rPr>
          <w:lang w:val="fr-FR"/>
        </w:rPr>
        <w:t>Fornari</w:t>
      </w:r>
      <w:proofErr w:type="spellEnd"/>
      <w:r w:rsidRPr="00BF3AB3">
        <w:rPr>
          <w:lang w:val="fr-FR"/>
        </w:rPr>
        <w:t xml:space="preserve"> (2019) — rat/</w:t>
      </w:r>
      <w:proofErr w:type="spellStart"/>
      <w:r w:rsidRPr="00BF3AB3">
        <w:rPr>
          <w:lang w:val="fr-FR"/>
        </w:rPr>
        <w:t>carboplatine</w:t>
      </w:r>
      <w:proofErr w:type="spellEnd"/>
    </w:p>
    <w:p w14:paraId="5B88CF9B" w14:textId="77777777" w:rsidR="000F4C96" w:rsidRPr="006D414D" w:rsidRDefault="000F4C96" w:rsidP="000F4C96">
      <w:pPr>
        <w:spacing w:after="80"/>
        <w:ind w:left="283"/>
        <w:jc w:val="both"/>
        <w:rPr>
          <w:rFonts w:ascii="Times New Roman" w:hAnsi="Times New Roman"/>
          <w:i/>
          <w:sz w:val="20"/>
          <w:szCs w:val="20"/>
          <w:lang w:val="fr-FR"/>
        </w:rPr>
      </w:pPr>
      <w:r>
        <w:rPr>
          <w:rFonts w:ascii="Times New Roman" w:hAnsi="Times New Roman"/>
          <w:i/>
          <w:sz w:val="20"/>
          <w:szCs w:val="20"/>
          <w:lang w:val="fr-FR"/>
        </w:rPr>
        <w:t>* Résidu médian satisfaisant malgré un RMSE élevé, attribuable à des points isolés en début de simulation (t &lt; 24h). Seuil de classification : résidu médian &lt; 20% → Satisfaisant ; ≥ 20% → Partiel.</w:t>
      </w:r>
    </w:p>
    <w:p w14:paraId="4EA8294E" w14:textId="7D3A6A3C" w:rsidR="00613E9E" w:rsidRDefault="00613E9E" w:rsidP="00613E9E">
      <w:pPr>
        <w:spacing w:after="120"/>
        <w:ind w:firstLine="567"/>
        <w:jc w:val="both"/>
        <w:rPr>
          <w:rFonts w:ascii="Times New Roman" w:hAnsi="Times New Roman"/>
          <w:i/>
          <w:sz w:val="20"/>
          <w:szCs w:val="20"/>
          <w:lang w:val="fr-FR"/>
        </w:rPr>
      </w:pPr>
      <w:r>
        <w:rPr>
          <w:rFonts w:ascii="Times New Roman" w:hAnsi="Times New Roman"/>
          <w:i/>
          <w:sz w:val="20"/>
          <w:szCs w:val="20"/>
          <w:lang w:val="fr-FR"/>
        </w:rPr>
        <w:t xml:space="preserve">Tableau 3. Métriques de validation du modèle </w:t>
      </w:r>
      <w:proofErr w:type="spellStart"/>
      <w:r>
        <w:rPr>
          <w:rFonts w:ascii="Times New Roman" w:hAnsi="Times New Roman"/>
          <w:i/>
          <w:sz w:val="20"/>
          <w:szCs w:val="20"/>
          <w:lang w:val="fr-FR"/>
        </w:rPr>
        <w:t>Fornari</w:t>
      </w:r>
      <w:proofErr w:type="spellEnd"/>
      <w:r>
        <w:rPr>
          <w:rFonts w:ascii="Times New Roman" w:hAnsi="Times New Roman"/>
          <w:i/>
          <w:sz w:val="20"/>
          <w:szCs w:val="20"/>
          <w:lang w:val="fr-FR"/>
        </w:rPr>
        <w:t xml:space="preserve"> (2019) rat/</w:t>
      </w:r>
      <w:proofErr w:type="spellStart"/>
      <w:r>
        <w:rPr>
          <w:rFonts w:ascii="Times New Roman" w:hAnsi="Times New Roman"/>
          <w:i/>
          <w:sz w:val="20"/>
          <w:szCs w:val="20"/>
          <w:lang w:val="fr-FR"/>
        </w:rPr>
        <w:t>carboplatine</w:t>
      </w:r>
      <w:proofErr w:type="spellEnd"/>
      <w:r>
        <w:rPr>
          <w:rFonts w:ascii="Times New Roman" w:hAnsi="Times New Roman"/>
          <w:i/>
          <w:sz w:val="20"/>
          <w:szCs w:val="20"/>
          <w:lang w:val="fr-FR"/>
        </w:rPr>
        <w:t>.</w:t>
      </w:r>
    </w:p>
    <w:p w14:paraId="414817FF" w14:textId="52CD9C03" w:rsidR="006573EB" w:rsidRDefault="00C0075C" w:rsidP="004D4993">
      <w:pPr>
        <w:spacing w:after="120"/>
        <w:jc w:val="both"/>
        <w:rPr>
          <w:del w:id="220" w:author="PETAIN Aurelie" w:date="2026-06-05T13:54:00Z" w16du:dateUtc="2026-06-05T11:54:00Z"/>
          <w:sz w:val="24"/>
          <w:szCs w:val="24"/>
          <w:lang w:val="fr-FR"/>
        </w:rPr>
      </w:pPr>
      <w:commentRangeStart w:id="221"/>
      <w:commentRangeStart w:id="222"/>
      <w:commentRangeStart w:id="223"/>
      <w:commentRangeStart w:id="224"/>
      <w:r>
        <w:rPr>
          <w:noProof/>
          <w:sz w:val="24"/>
          <w:szCs w:val="24"/>
          <w:lang w:val="fr-FR"/>
        </w:rPr>
        <w:drawing>
          <wp:anchor distT="0" distB="0" distL="114300" distR="114300" simplePos="0" relativeHeight="251658240" behindDoc="1" locked="0" layoutInCell="1" allowOverlap="1" wp14:anchorId="58A8EB10" wp14:editId="5F247C20">
            <wp:simplePos x="0" y="0"/>
            <wp:positionH relativeFrom="column">
              <wp:posOffset>323215</wp:posOffset>
            </wp:positionH>
            <wp:positionV relativeFrom="paragraph">
              <wp:posOffset>456247</wp:posOffset>
            </wp:positionV>
            <wp:extent cx="5734050" cy="5302250"/>
            <wp:effectExtent l="0" t="0" r="0" b="0"/>
            <wp:wrapThrough wrapText="bothSides">
              <wp:wrapPolygon edited="0">
                <wp:start x="0" y="0"/>
                <wp:lineTo x="0" y="21497"/>
                <wp:lineTo x="21528" y="21497"/>
                <wp:lineTo x="21528" y="0"/>
                <wp:lineTo x="0" y="0"/>
              </wp:wrapPolygon>
            </wp:wrapThrough>
            <wp:docPr id="11530379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5302250"/>
                    </a:xfrm>
                    <a:prstGeom prst="rect">
                      <a:avLst/>
                    </a:prstGeom>
                    <a:noFill/>
                    <a:ln>
                      <a:noFill/>
                    </a:ln>
                  </pic:spPr>
                </pic:pic>
              </a:graphicData>
            </a:graphic>
          </wp:anchor>
        </w:drawing>
      </w:r>
      <w:commentRangeEnd w:id="221"/>
      <w:r w:rsidR="00182194">
        <w:rPr>
          <w:rStyle w:val="CommentReference"/>
          <w:sz w:val="24"/>
          <w:szCs w:val="24"/>
          <w:lang w:val="fr-FR"/>
        </w:rPr>
        <w:commentReference w:id="221"/>
      </w:r>
      <w:commentRangeEnd w:id="222"/>
      <w:r w:rsidR="00237C69">
        <w:rPr>
          <w:rStyle w:val="CommentReference"/>
          <w:sz w:val="24"/>
          <w:szCs w:val="24"/>
          <w:lang w:val="fr-FR"/>
        </w:rPr>
        <w:commentReference w:id="222"/>
      </w:r>
      <w:commentRangeEnd w:id="223"/>
      <w:r w:rsidR="00237C69">
        <w:rPr>
          <w:rStyle w:val="CommentReference"/>
          <w:sz w:val="24"/>
          <w:szCs w:val="24"/>
          <w:lang w:val="fr-FR"/>
        </w:rPr>
        <w:commentReference w:id="223"/>
      </w:r>
      <w:commentRangeEnd w:id="224"/>
      <w:r w:rsidR="00237C69">
        <w:rPr>
          <w:rStyle w:val="CommentReference"/>
          <w:sz w:val="24"/>
          <w:szCs w:val="24"/>
          <w:lang w:val="fr-FR"/>
        </w:rPr>
        <w:commentReference w:id="224"/>
      </w:r>
      <w:del w:id="225" w:author="PETAIN Aurelie" w:date="2026-06-05T13:54:00Z" w16du:dateUtc="2026-06-05T11:54:00Z">
        <w:r w:rsidR="00C2228B">
          <w:rPr>
            <w:sz w:val="24"/>
            <w:szCs w:val="24"/>
            <w:lang w:val="fr-FR"/>
          </w:rPr>
          <w:delText>L'accord quantitatif observé entre simulation et données est détaillé dans la section Discussion.</w:delText>
        </w:r>
      </w:del>
    </w:p>
    <w:p w14:paraId="1B480E60" w14:textId="57FCE25E" w:rsidR="000F4C96" w:rsidRDefault="000F4C96">
      <w:pPr>
        <w:spacing w:after="120"/>
        <w:ind w:firstLine="567"/>
        <w:jc w:val="both"/>
        <w:rPr>
          <w:sz w:val="24"/>
          <w:szCs w:val="24"/>
          <w:lang w:val="fr-FR"/>
        </w:rPr>
      </w:pPr>
    </w:p>
    <w:p w14:paraId="78319940" w14:textId="77777777" w:rsidR="000F4C96" w:rsidRDefault="000F4C96">
      <w:pPr>
        <w:spacing w:after="120"/>
        <w:ind w:firstLine="567"/>
        <w:jc w:val="both"/>
        <w:rPr>
          <w:sz w:val="24"/>
          <w:szCs w:val="24"/>
          <w:lang w:val="fr-FR"/>
        </w:rPr>
      </w:pPr>
    </w:p>
    <w:p w14:paraId="1EBF8EF7" w14:textId="11CA945F" w:rsidR="000F4C96" w:rsidRDefault="00BF3AB3">
      <w:pPr>
        <w:spacing w:after="120"/>
        <w:ind w:firstLine="567"/>
        <w:jc w:val="both"/>
        <w:rPr>
          <w:sz w:val="24"/>
          <w:szCs w:val="24"/>
          <w:lang w:val="fr-FR"/>
        </w:rPr>
      </w:pPr>
      <w:r>
        <w:rPr>
          <w:noProof/>
        </w:rPr>
        <mc:AlternateContent>
          <mc:Choice Requires="wps">
            <w:drawing>
              <wp:anchor distT="0" distB="0" distL="114300" distR="114300" simplePos="0" relativeHeight="251658241" behindDoc="0" locked="0" layoutInCell="1" allowOverlap="1" wp14:anchorId="2A8B96C7" wp14:editId="10D30372">
                <wp:simplePos x="0" y="0"/>
                <wp:positionH relativeFrom="column">
                  <wp:posOffset>361315</wp:posOffset>
                </wp:positionH>
                <wp:positionV relativeFrom="paragraph">
                  <wp:posOffset>4874260</wp:posOffset>
                </wp:positionV>
                <wp:extent cx="5734050" cy="635"/>
                <wp:effectExtent l="0" t="0" r="0" b="0"/>
                <wp:wrapThrough wrapText="bothSides">
                  <wp:wrapPolygon edited="0">
                    <wp:start x="0" y="0"/>
                    <wp:lineTo x="0" y="21600"/>
                    <wp:lineTo x="21600" y="21600"/>
                    <wp:lineTo x="21600" y="0"/>
                  </wp:wrapPolygon>
                </wp:wrapThrough>
                <wp:docPr id="1541452026" name="Zone de texte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166D36F7" w14:textId="24EC7EFF" w:rsidR="00BF3AB3" w:rsidRPr="00BF3AB3" w:rsidRDefault="00BF3AB3" w:rsidP="00BF3AB3">
                            <w:pPr>
                              <w:pStyle w:val="Lgende"/>
                              <w:rPr>
                                <w:noProof/>
                                <w:lang w:val="fr-FR"/>
                              </w:rPr>
                            </w:pPr>
                            <w:r w:rsidRPr="00BF3AB3">
                              <w:rPr>
                                <w:lang w:val="fr-FR"/>
                              </w:rPr>
                              <w:t xml:space="preserve">Figure </w:t>
                            </w:r>
                            <w:r>
                              <w:fldChar w:fldCharType="begin"/>
                            </w:r>
                            <w:r w:rsidRPr="00BF3AB3">
                              <w:rPr>
                                <w:lang w:val="fr-FR"/>
                              </w:rPr>
                              <w:instrText xml:space="preserve"> SEQ Figure \* ARABIC </w:instrText>
                            </w:r>
                            <w:r>
                              <w:fldChar w:fldCharType="separate"/>
                            </w:r>
                            <w:r>
                              <w:rPr>
                                <w:noProof/>
                                <w:lang w:val="fr-FR"/>
                              </w:rPr>
                              <w:t>1</w:t>
                            </w:r>
                            <w:r>
                              <w:fldChar w:fldCharType="end"/>
                            </w:r>
                            <w:r w:rsidRPr="00BF3AB3">
                              <w:rPr>
                                <w:lang w:val="fr-FR"/>
                              </w:rPr>
                              <w:t xml:space="preserve"> Reproduction du modèle de Fornari (2019) — simulation (lignes) vs données observées (cercles) pour 8 compartiments hématopoïétiques. Rat traité au carboplatine, 8 cycles. Échelle logarithmique.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8B96C7" id="_x0000_t202" coordsize="21600,21600" o:spt="202" path="m,l,21600r21600,l21600,xe">
                <v:stroke joinstyle="miter"/>
                <v:path gradientshapeok="t" o:connecttype="rect"/>
              </v:shapetype>
              <v:shape id="Zone de texte 1" o:spid="_x0000_s1026" type="#_x0000_t202" style="position:absolute;left:0;text-align:left;margin-left:28.45pt;margin-top:383.8pt;width:451.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zZrFgIAADgEAAAOAAAAZHJzL2Uyb0RvYy54bWysU8Fu2zAMvQ/YPwi6L07apS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pM35p+uP0zmlJOVuru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" stroked="f">
                <v:textbox style="mso-fit-shape-to-text:t" inset="0,0,0,0">
                  <w:txbxContent>
                    <w:p w14:paraId="166D36F7" w14:textId="24EC7EFF" w:rsidR="00BF3AB3" w:rsidRPr="00BF3AB3" w:rsidRDefault="00BF3AB3" w:rsidP="00BF3AB3">
                      <w:pPr>
                        <w:pStyle w:val="Lgende"/>
                        <w:rPr>
                          <w:noProof/>
                          <w:lang w:val="fr-FR"/>
                        </w:rPr>
                      </w:pPr>
                      <w:r w:rsidRPr="00BF3AB3">
                        <w:rPr>
                          <w:lang w:val="fr-FR"/>
                        </w:rPr>
                        <w:t xml:space="preserve">Figure </w:t>
                      </w:r>
                      <w:r>
                        <w:fldChar w:fldCharType="begin"/>
                      </w:r>
                      <w:r w:rsidRPr="00BF3AB3">
                        <w:rPr>
                          <w:lang w:val="fr-FR"/>
                        </w:rPr>
                        <w:instrText xml:space="preserve"> SEQ Figure \* ARABIC </w:instrText>
                      </w:r>
                      <w:r>
                        <w:fldChar w:fldCharType="separate"/>
                      </w:r>
                      <w:r>
                        <w:rPr>
                          <w:noProof/>
                          <w:lang w:val="fr-FR"/>
                        </w:rPr>
                        <w:t>1</w:t>
                      </w:r>
                      <w:r>
                        <w:fldChar w:fldCharType="end"/>
                      </w:r>
                      <w:r w:rsidRPr="00BF3AB3">
                        <w:rPr>
                          <w:lang w:val="fr-FR"/>
                        </w:rPr>
                        <w:t xml:space="preserve"> Reproduction du modèle de Fornari (2019) — simulation (lignes) vs données observées (cercles) pour 8 compartiments hématopoïétiques. Rat traité au carboplatine, 8 cycles. Échelle logarithmique.</w:t>
                      </w:r>
                    </w:p>
                  </w:txbxContent>
                </v:textbox>
                <w10:wrap type="through"/>
              </v:shape>
            </w:pict>
          </mc:Fallback>
        </mc:AlternateContent>
      </w:r>
    </w:p>
    <w:p w14:paraId="3E7DB328" w14:textId="77777777" w:rsidR="000F4C96" w:rsidRDefault="000F4C96">
      <w:pPr>
        <w:spacing w:after="120"/>
        <w:ind w:firstLine="567"/>
        <w:jc w:val="both"/>
        <w:rPr>
          <w:sz w:val="24"/>
          <w:szCs w:val="24"/>
          <w:lang w:val="fr-FR"/>
        </w:rPr>
      </w:pPr>
    </w:p>
    <w:p w14:paraId="6709424F" w14:textId="0B93AD9A" w:rsidR="000F4C96" w:rsidRDefault="000F4C96">
      <w:pPr>
        <w:spacing w:after="120"/>
        <w:ind w:firstLine="567"/>
        <w:jc w:val="both"/>
        <w:rPr>
          <w:sz w:val="24"/>
          <w:szCs w:val="24"/>
          <w:lang w:val="fr-FR"/>
        </w:rPr>
      </w:pPr>
    </w:p>
    <w:p w14:paraId="2CE173BF" w14:textId="77777777" w:rsidR="000F4C96" w:rsidRDefault="000F4C96">
      <w:pPr>
        <w:spacing w:after="120"/>
        <w:ind w:firstLine="567"/>
        <w:jc w:val="both"/>
        <w:rPr>
          <w:sz w:val="24"/>
          <w:szCs w:val="24"/>
          <w:lang w:val="fr-FR"/>
        </w:rPr>
      </w:pPr>
    </w:p>
    <w:p w14:paraId="41A01463" w14:textId="77777777" w:rsidR="000F4C96" w:rsidRPr="006D414D" w:rsidRDefault="000F4C96">
      <w:pPr>
        <w:spacing w:after="120"/>
        <w:ind w:firstLine="567"/>
        <w:jc w:val="both"/>
        <w:rPr>
          <w:rFonts w:ascii="Times New Roman" w:hAnsi="Times New Roman"/>
          <w:sz w:val="24"/>
          <w:szCs w:val="24"/>
          <w:lang w:val="fr-FR"/>
        </w:rPr>
      </w:pPr>
    </w:p>
    <w:p w14:paraId="6B18064A" w14:textId="77777777" w:rsidR="00A429C3" w:rsidRPr="00463A58" w:rsidRDefault="00A429C3">
      <w:pPr>
        <w:spacing w:after="120"/>
        <w:ind w:firstLine="567"/>
        <w:jc w:val="both"/>
        <w:rPr>
          <w:lang w:val="fr-FR"/>
        </w:rPr>
      </w:pPr>
    </w:p>
    <w:p w14:paraId="13B63A13" w14:textId="77777777" w:rsidR="006573EB" w:rsidRPr="00463A58" w:rsidRDefault="00C2228B" w:rsidP="00A41DCE">
      <w:pPr>
        <w:pStyle w:val="Titre2"/>
        <w:rPr>
          <w:lang w:val="fr-FR"/>
        </w:rPr>
      </w:pPr>
      <w:bookmarkStart w:id="226" w:name="_Toc231291047"/>
      <w:r>
        <w:rPr>
          <w:lang w:val="fr-FR"/>
        </w:rPr>
        <w:lastRenderedPageBreak/>
        <w:t xml:space="preserve">3.2 Étape 2 — </w:t>
      </w:r>
      <w:commentRangeStart w:id="227"/>
      <w:r>
        <w:rPr>
          <w:lang w:val="fr-FR"/>
        </w:rPr>
        <w:t>Application au T-</w:t>
      </w:r>
      <w:proofErr w:type="spellStart"/>
      <w:r>
        <w:rPr>
          <w:lang w:val="fr-FR"/>
        </w:rPr>
        <w:t>DXd</w:t>
      </w:r>
      <w:proofErr w:type="spellEnd"/>
      <w:r>
        <w:rPr>
          <w:lang w:val="fr-FR"/>
        </w:rPr>
        <w:t xml:space="preserve"> : preuve de concept rat → humain</w:t>
      </w:r>
      <w:bookmarkEnd w:id="226"/>
      <w:commentRangeEnd w:id="227"/>
      <w:r w:rsidR="00F743FD" w:rsidRPr="00463A58">
        <w:rPr>
          <w:rStyle w:val="CommentReference"/>
          <w:sz w:val="26"/>
          <w:szCs w:val="26"/>
          <w:lang w:val="fr-FR"/>
        </w:rPr>
        <w:commentReference w:id="227"/>
      </w:r>
    </w:p>
    <w:p w14:paraId="50DEA1AD" w14:textId="77777777" w:rsidR="006573EB" w:rsidRPr="00463A58" w:rsidRDefault="00C2228B" w:rsidP="00A41DCE">
      <w:pPr>
        <w:pStyle w:val="Titre3"/>
        <w:rPr>
          <w:lang w:val="fr-FR"/>
        </w:rPr>
      </w:pPr>
      <w:bookmarkStart w:id="228" w:name="_Toc231291048"/>
      <w:r>
        <w:rPr>
          <w:lang w:val="fr-FR"/>
        </w:rPr>
        <w:t>3.2.1 Modèle préclinique T-</w:t>
      </w:r>
      <w:proofErr w:type="spellStart"/>
      <w:r>
        <w:rPr>
          <w:lang w:val="fr-FR"/>
        </w:rPr>
        <w:t>DXd</w:t>
      </w:r>
      <w:proofErr w:type="spellEnd"/>
      <w:r>
        <w:rPr>
          <w:lang w:val="fr-FR"/>
        </w:rPr>
        <w:t xml:space="preserve"> (rat)</w:t>
      </w:r>
      <w:bookmarkEnd w:id="228"/>
    </w:p>
    <w:p w14:paraId="4FBD8628" w14:textId="77777777" w:rsidR="003237C6" w:rsidRDefault="00F00672" w:rsidP="00F00672">
      <w:pPr>
        <w:spacing w:after="120"/>
        <w:ind w:firstLine="567"/>
        <w:jc w:val="both"/>
        <w:rPr>
          <w:ins w:id="229" w:author="GUIGNARD Davy" w:date="2026-06-08T14:27:00Z" w16du:dateUtc="2026-06-08T12:27:00Z"/>
          <w:rFonts w:ascii="Times New Roman" w:hAnsi="Times New Roman"/>
          <w:sz w:val="24"/>
          <w:szCs w:val="24"/>
          <w:lang w:val="fr-FR"/>
        </w:rPr>
      </w:pPr>
      <w:commentRangeStart w:id="230"/>
      <w:r>
        <w:rPr>
          <w:rFonts w:ascii="Times New Roman" w:hAnsi="Times New Roman"/>
          <w:sz w:val="24"/>
          <w:szCs w:val="24"/>
          <w:lang w:val="fr-FR"/>
        </w:rPr>
        <w:t xml:space="preserve">Le modèle </w:t>
      </w:r>
      <w:proofErr w:type="spellStart"/>
      <w:r>
        <w:rPr>
          <w:rFonts w:ascii="Times New Roman" w:hAnsi="Times New Roman"/>
          <w:sz w:val="24"/>
          <w:szCs w:val="24"/>
          <w:lang w:val="fr-FR"/>
        </w:rPr>
        <w:t>Fornari</w:t>
      </w:r>
      <w:proofErr w:type="spellEnd"/>
      <w:r>
        <w:rPr>
          <w:rFonts w:ascii="Times New Roman" w:hAnsi="Times New Roman"/>
          <w:sz w:val="24"/>
          <w:szCs w:val="24"/>
          <w:lang w:val="fr-FR"/>
        </w:rPr>
        <w:t xml:space="preserve"> a été appliqué au T-</w:t>
      </w:r>
      <w:proofErr w:type="spellStart"/>
      <w:r>
        <w:rPr>
          <w:rFonts w:ascii="Times New Roman" w:hAnsi="Times New Roman"/>
          <w:sz w:val="24"/>
          <w:szCs w:val="24"/>
          <w:lang w:val="fr-FR"/>
        </w:rPr>
        <w:t>DXd</w:t>
      </w:r>
      <w:proofErr w:type="spellEnd"/>
      <w:ins w:id="231" w:author="GUIGNARD Davy" w:date="2026-06-08T14:27:00Z" w16du:dateUtc="2026-06-08T12:27:00Z">
        <w:r w:rsidR="003237C6">
          <w:rPr>
            <w:rFonts w:ascii="Times New Roman" w:hAnsi="Times New Roman"/>
            <w:sz w:val="24"/>
            <w:szCs w:val="24"/>
            <w:lang w:val="fr-FR"/>
          </w:rPr>
          <w:t>.</w:t>
        </w:r>
      </w:ins>
      <w:commentRangeEnd w:id="230"/>
      <w:ins w:id="232" w:author="GUIGNARD Davy" w:date="2026-06-08T14:28:00Z" w16du:dateUtc="2026-06-08T12:28:00Z">
        <w:r w:rsidR="005A183C">
          <w:rPr>
            <w:rStyle w:val="CommentReference"/>
            <w:rFonts w:ascii="Times New Roman" w:hAnsi="Times New Roman"/>
            <w:sz w:val="24"/>
            <w:szCs w:val="24"/>
            <w:lang w:val="fr-FR"/>
          </w:rPr>
          <w:commentReference w:id="230"/>
        </w:r>
      </w:ins>
    </w:p>
    <w:p w14:paraId="0802B341" w14:textId="6EB79F75" w:rsidR="003237C6" w:rsidRDefault="003237C6" w:rsidP="003237C6">
      <w:pPr>
        <w:spacing w:after="120"/>
        <w:jc w:val="both"/>
        <w:rPr>
          <w:ins w:id="233" w:author="GUIGNARD Davy" w:date="2026-06-08T14:27:00Z" w16du:dateUtc="2026-06-08T12:27:00Z"/>
          <w:rFonts w:ascii="Times New Roman" w:hAnsi="Times New Roman"/>
          <w:sz w:val="24"/>
          <w:szCs w:val="24"/>
          <w:lang w:val="fr-FR"/>
        </w:rPr>
      </w:pPr>
      <w:ins w:id="234" w:author="GUIGNARD Davy" w:date="2026-06-08T14:27:00Z" w16du:dateUtc="2026-06-08T12:27:00Z">
        <w:r>
          <w:rPr>
            <w:rFonts w:ascii="Times New Roman" w:hAnsi="Times New Roman"/>
            <w:sz w:val="24"/>
            <w:szCs w:val="24"/>
            <w:lang w:val="fr-FR"/>
          </w:rPr>
          <w:t>Pour la pharmacodynamie, les paramètres </w:t>
        </w:r>
        <w:proofErr w:type="spellStart"/>
        <w:r>
          <w:rPr>
            <w:rFonts w:ascii="Times New Roman" w:hAnsi="Times New Roman"/>
            <w:sz w:val="24"/>
            <w:szCs w:val="24"/>
            <w:lang w:val="fr-FR"/>
          </w:rPr>
          <w:t>Slope_MPP</w:t>
        </w:r>
        <w:proofErr w:type="spellEnd"/>
        <w:r>
          <w:rPr>
            <w:rFonts w:ascii="Times New Roman" w:hAnsi="Times New Roman"/>
            <w:sz w:val="24"/>
            <w:szCs w:val="24"/>
            <w:lang w:val="fr-FR"/>
          </w:rPr>
          <w:t> et </w:t>
        </w:r>
        <w:proofErr w:type="spellStart"/>
        <w:r>
          <w:rPr>
            <w:rFonts w:ascii="Times New Roman" w:hAnsi="Times New Roman"/>
            <w:sz w:val="24"/>
            <w:szCs w:val="24"/>
            <w:lang w:val="fr-FR"/>
          </w:rPr>
          <w:t>Slope_CMP</w:t>
        </w:r>
        <w:proofErr w:type="spellEnd"/>
        <w:r>
          <w:rPr>
            <w:rFonts w:ascii="Times New Roman" w:hAnsi="Times New Roman"/>
            <w:sz w:val="24"/>
            <w:szCs w:val="24"/>
            <w:lang w:val="fr-FR"/>
          </w:rPr>
          <w:t xml:space="preserve"> ont été conservés tels quels depuis </w:t>
        </w:r>
        <w:proofErr w:type="spellStart"/>
        <w:r>
          <w:rPr>
            <w:rFonts w:ascii="Times New Roman" w:hAnsi="Times New Roman"/>
            <w:sz w:val="24"/>
            <w:szCs w:val="24"/>
            <w:lang w:val="fr-FR"/>
          </w:rPr>
          <w:t>Fornari</w:t>
        </w:r>
        <w:proofErr w:type="spellEnd"/>
        <w:r>
          <w:rPr>
            <w:rFonts w:ascii="Times New Roman" w:hAnsi="Times New Roman"/>
            <w:sz w:val="24"/>
            <w:szCs w:val="24"/>
            <w:lang w:val="fr-FR"/>
          </w:rPr>
          <w:t xml:space="preserve"> (2019) (</w:t>
        </w:r>
        <w:proofErr w:type="spellStart"/>
        <w:r>
          <w:rPr>
            <w:rFonts w:ascii="Times New Roman" w:hAnsi="Times New Roman"/>
            <w:sz w:val="24"/>
            <w:szCs w:val="24"/>
            <w:lang w:val="fr-FR"/>
          </w:rPr>
          <w:t>carboplatine</w:t>
        </w:r>
        <w:proofErr w:type="spellEnd"/>
        <w:r>
          <w:rPr>
            <w:rFonts w:ascii="Times New Roman" w:hAnsi="Times New Roman"/>
            <w:sz w:val="24"/>
            <w:szCs w:val="24"/>
            <w:lang w:val="fr-FR"/>
          </w:rPr>
          <w:t xml:space="preserve"> rat). Seul </w:t>
        </w:r>
        <w:proofErr w:type="spellStart"/>
        <w:r>
          <w:rPr>
            <w:rFonts w:ascii="Times New Roman" w:hAnsi="Times New Roman"/>
            <w:sz w:val="24"/>
            <w:szCs w:val="24"/>
            <w:lang w:val="fr-FR"/>
          </w:rPr>
          <w:t>Slope_MEP</w:t>
        </w:r>
        <w:proofErr w:type="spellEnd"/>
        <w:r>
          <w:rPr>
            <w:rFonts w:ascii="Times New Roman" w:hAnsi="Times New Roman"/>
            <w:sz w:val="24"/>
            <w:szCs w:val="24"/>
            <w:lang w:val="fr-FR"/>
          </w:rPr>
          <w:t xml:space="preserve"> a été recalibré visuellement sur les profils </w:t>
        </w:r>
        <w:proofErr w:type="spellStart"/>
        <w:r>
          <w:rPr>
            <w:rFonts w:ascii="Times New Roman" w:hAnsi="Times New Roman"/>
            <w:sz w:val="24"/>
            <w:szCs w:val="24"/>
            <w:lang w:val="fr-FR"/>
          </w:rPr>
          <w:t>réticulocytaires</w:t>
        </w:r>
        <w:proofErr w:type="spellEnd"/>
        <w:r>
          <w:rPr>
            <w:rFonts w:ascii="Times New Roman" w:hAnsi="Times New Roman"/>
            <w:sz w:val="24"/>
            <w:szCs w:val="24"/>
            <w:lang w:val="fr-FR"/>
          </w:rPr>
          <w:t xml:space="preserve"> simulés, afin de corriger une surestimation de la suppression érythroïde spécifique au T-</w:t>
        </w:r>
        <w:proofErr w:type="spellStart"/>
        <w:r>
          <w:rPr>
            <w:rFonts w:ascii="Times New Roman" w:hAnsi="Times New Roman"/>
            <w:sz w:val="24"/>
            <w:szCs w:val="24"/>
            <w:lang w:val="fr-FR"/>
          </w:rPr>
          <w:t>DXd</w:t>
        </w:r>
        <w:proofErr w:type="spellEnd"/>
        <w:r>
          <w:rPr>
            <w:rFonts w:ascii="Times New Roman" w:hAnsi="Times New Roman"/>
            <w:sz w:val="24"/>
            <w:szCs w:val="24"/>
            <w:lang w:val="fr-FR"/>
          </w:rPr>
          <w:t xml:space="preserve">. </w:t>
        </w:r>
        <w:commentRangeStart w:id="235"/>
        <w:r>
          <w:rPr>
            <w:rFonts w:ascii="Times New Roman" w:hAnsi="Times New Roman"/>
            <w:sz w:val="24"/>
            <w:szCs w:val="24"/>
            <w:lang w:val="fr-FR"/>
          </w:rPr>
          <w:t xml:space="preserve">Ces valeurs rat ont ensuite servi de point de départ pour la calibration des </w:t>
        </w:r>
      </w:ins>
      <w:ins w:id="236" w:author="DEL FRARI Laurence" w:date="2026-06-08T14:43:00Z" w16du:dateUtc="2026-06-08T12:43:00Z">
        <w:r w:rsidR="008E0A94">
          <w:rPr>
            <w:rFonts w:ascii="Times New Roman" w:hAnsi="Times New Roman"/>
            <w:sz w:val="24"/>
            <w:szCs w:val="24"/>
            <w:lang w:val="fr-FR"/>
          </w:rPr>
          <w:t>paramètr</w:t>
        </w:r>
      </w:ins>
      <w:ins w:id="237" w:author="DEL FRARI Laurence" w:date="2026-06-08T14:44:00Z" w16du:dateUtc="2026-06-08T12:44:00Z">
        <w:r w:rsidR="008E0A94">
          <w:rPr>
            <w:rFonts w:ascii="Times New Roman" w:hAnsi="Times New Roman"/>
            <w:sz w:val="24"/>
            <w:szCs w:val="24"/>
            <w:lang w:val="fr-FR"/>
          </w:rPr>
          <w:t xml:space="preserve">es </w:t>
        </w:r>
      </w:ins>
      <w:proofErr w:type="spellStart"/>
      <w:ins w:id="238" w:author="GUIGNARD Davy" w:date="2026-06-08T14:27:00Z" w16du:dateUtc="2026-06-08T12:27:00Z">
        <w:r>
          <w:rPr>
            <w:rFonts w:ascii="Times New Roman" w:hAnsi="Times New Roman"/>
            <w:sz w:val="24"/>
            <w:szCs w:val="24"/>
            <w:lang w:val="fr-FR"/>
          </w:rPr>
          <w:t>Slopes</w:t>
        </w:r>
        <w:proofErr w:type="spellEnd"/>
        <w:r>
          <w:rPr>
            <w:rFonts w:ascii="Times New Roman" w:hAnsi="Times New Roman"/>
            <w:sz w:val="24"/>
            <w:szCs w:val="24"/>
            <w:lang w:val="fr-FR"/>
          </w:rPr>
          <w:t xml:space="preserve"> humains.</w:t>
        </w:r>
      </w:ins>
      <w:commentRangeEnd w:id="235"/>
      <w:r w:rsidR="00EF1A73">
        <w:rPr>
          <w:rStyle w:val="CommentReference"/>
          <w:rFonts w:ascii="Times New Roman" w:hAnsi="Times New Roman"/>
          <w:sz w:val="24"/>
          <w:szCs w:val="24"/>
          <w:lang w:val="fr-FR"/>
        </w:rPr>
        <w:commentReference w:id="235"/>
      </w:r>
    </w:p>
    <w:p w14:paraId="6AA385CC" w14:textId="77777777" w:rsidR="003237C6" w:rsidRPr="006D414D" w:rsidRDefault="003237C6" w:rsidP="003237C6">
      <w:pPr>
        <w:rPr>
          <w:ins w:id="239" w:author="GUIGNARD Davy" w:date="2026-06-08T14:27:00Z" w16du:dateUtc="2026-06-08T12:27:00Z"/>
          <w:sz w:val="24"/>
          <w:szCs w:val="24"/>
          <w:lang w:val="fr-FR"/>
        </w:rPr>
      </w:pPr>
      <w:ins w:id="240" w:author="GUIGNARD Davy" w:date="2026-06-08T14:27:00Z" w16du:dateUtc="2026-06-08T12:27:00Z">
        <w:r>
          <w:rPr>
            <w:sz w:val="24"/>
            <w:szCs w:val="24"/>
            <w:lang w:val="fr-FR"/>
          </w:rPr>
          <w:t xml:space="preserve">Les paramètres </w:t>
        </w:r>
        <w:proofErr w:type="spellStart"/>
        <w:r>
          <w:rPr>
            <w:sz w:val="24"/>
            <w:szCs w:val="24"/>
            <w:lang w:val="fr-FR"/>
          </w:rPr>
          <w:t>Slope</w:t>
        </w:r>
        <w:proofErr w:type="spellEnd"/>
        <w:r>
          <w:rPr>
            <w:sz w:val="24"/>
            <w:szCs w:val="24"/>
            <w:lang w:val="fr-FR"/>
          </w:rPr>
          <w:t xml:space="preserve"> calibrés sur données hématologiques de rat sont :</w:t>
        </w:r>
      </w:ins>
    </w:p>
    <w:tbl>
      <w:tblPr>
        <w:tblStyle w:val="Tramemoyenne1-Accent1"/>
        <w:tblW w:w="0" w:type="auto"/>
        <w:tblLook w:val="04A0" w:firstRow="1" w:lastRow="0" w:firstColumn="1" w:lastColumn="0" w:noHBand="0" w:noVBand="1"/>
      </w:tblPr>
      <w:tblGrid>
        <w:gridCol w:w="2280"/>
        <w:gridCol w:w="2280"/>
        <w:gridCol w:w="2280"/>
        <w:gridCol w:w="2280"/>
      </w:tblGrid>
      <w:tr w:rsidR="003237C6" w14:paraId="5A9EDA2D" w14:textId="77777777">
        <w:trPr>
          <w:cnfStyle w:val="100000000000" w:firstRow="1" w:lastRow="0" w:firstColumn="0" w:lastColumn="0" w:oddVBand="0" w:evenVBand="0" w:oddHBand="0" w:evenHBand="0" w:firstRowFirstColumn="0" w:firstRowLastColumn="0" w:lastRowFirstColumn="0" w:lastRowLastColumn="0"/>
          <w:ins w:id="241" w:author="GUIGNARD Davy" w:date="2026-06-08T14:27:00Z"/>
        </w:trPr>
        <w:tc>
          <w:tcPr>
            <w:cnfStyle w:val="001000000000" w:firstRow="0" w:lastRow="0" w:firstColumn="1" w:lastColumn="0" w:oddVBand="0" w:evenVBand="0" w:oddHBand="0" w:evenHBand="0" w:firstRowFirstColumn="0" w:firstRowLastColumn="0" w:lastRowFirstColumn="0" w:lastRowLastColumn="0"/>
            <w:tcW w:w="2280" w:type="dxa"/>
          </w:tcPr>
          <w:p w14:paraId="1E50E45D" w14:textId="77777777" w:rsidR="003237C6" w:rsidRDefault="003237C6">
            <w:pPr>
              <w:rPr>
                <w:ins w:id="242" w:author="GUIGNARD Davy" w:date="2026-06-08T14:27:00Z" w16du:dateUtc="2026-06-08T12:27:00Z"/>
              </w:rPr>
            </w:pPr>
            <w:proofErr w:type="spellStart"/>
            <w:ins w:id="243" w:author="GUIGNARD Davy" w:date="2026-06-08T14:27:00Z" w16du:dateUtc="2026-06-08T12:27:00Z">
              <w:r>
                <w:t>Paramètre</w:t>
              </w:r>
              <w:proofErr w:type="spellEnd"/>
            </w:ins>
          </w:p>
        </w:tc>
        <w:tc>
          <w:tcPr>
            <w:tcW w:w="2280" w:type="dxa"/>
          </w:tcPr>
          <w:p w14:paraId="205583ED" w14:textId="77777777" w:rsidR="003237C6" w:rsidRDefault="003237C6">
            <w:pPr>
              <w:cnfStyle w:val="100000000000" w:firstRow="1" w:lastRow="0" w:firstColumn="0" w:lastColumn="0" w:oddVBand="0" w:evenVBand="0" w:oddHBand="0" w:evenHBand="0" w:firstRowFirstColumn="0" w:firstRowLastColumn="0" w:lastRowFirstColumn="0" w:lastRowLastColumn="0"/>
              <w:rPr>
                <w:ins w:id="244" w:author="GUIGNARD Davy" w:date="2026-06-08T14:27:00Z" w16du:dateUtc="2026-06-08T12:27:00Z"/>
              </w:rPr>
            </w:pPr>
            <w:ins w:id="245" w:author="GUIGNARD Davy" w:date="2026-06-08T14:27:00Z" w16du:dateUtc="2026-06-08T12:27:00Z">
              <w:r>
                <w:t xml:space="preserve">Valeur </w:t>
              </w:r>
              <w:proofErr w:type="spellStart"/>
              <w:r>
                <w:t>calibrée</w:t>
              </w:r>
              <w:proofErr w:type="spellEnd"/>
            </w:ins>
          </w:p>
        </w:tc>
        <w:tc>
          <w:tcPr>
            <w:tcW w:w="2280" w:type="dxa"/>
          </w:tcPr>
          <w:p w14:paraId="0BB2E129" w14:textId="77777777" w:rsidR="003237C6" w:rsidRDefault="003237C6">
            <w:pPr>
              <w:cnfStyle w:val="100000000000" w:firstRow="1" w:lastRow="0" w:firstColumn="0" w:lastColumn="0" w:oddVBand="0" w:evenVBand="0" w:oddHBand="0" w:evenHBand="0" w:firstRowFirstColumn="0" w:firstRowLastColumn="0" w:lastRowFirstColumn="0" w:lastRowLastColumn="0"/>
              <w:rPr>
                <w:ins w:id="246" w:author="GUIGNARD Davy" w:date="2026-06-08T14:27:00Z" w16du:dateUtc="2026-06-08T12:27:00Z"/>
              </w:rPr>
            </w:pPr>
            <w:proofErr w:type="spellStart"/>
            <w:ins w:id="247" w:author="GUIGNARD Davy" w:date="2026-06-08T14:27:00Z" w16du:dateUtc="2026-06-08T12:27:00Z">
              <w:r>
                <w:t>Unité</w:t>
              </w:r>
              <w:proofErr w:type="spellEnd"/>
            </w:ins>
          </w:p>
        </w:tc>
        <w:tc>
          <w:tcPr>
            <w:tcW w:w="2280" w:type="dxa"/>
          </w:tcPr>
          <w:p w14:paraId="68748F00" w14:textId="77777777" w:rsidR="003237C6" w:rsidRDefault="003237C6">
            <w:pPr>
              <w:cnfStyle w:val="100000000000" w:firstRow="1" w:lastRow="0" w:firstColumn="0" w:lastColumn="0" w:oddVBand="0" w:evenVBand="0" w:oddHBand="0" w:evenHBand="0" w:firstRowFirstColumn="0" w:firstRowLastColumn="0" w:lastRowFirstColumn="0" w:lastRowLastColumn="0"/>
              <w:rPr>
                <w:ins w:id="248" w:author="GUIGNARD Davy" w:date="2026-06-08T14:27:00Z" w16du:dateUtc="2026-06-08T12:27:00Z"/>
              </w:rPr>
            </w:pPr>
            <w:proofErr w:type="spellStart"/>
            <w:ins w:id="249" w:author="GUIGNARD Davy" w:date="2026-06-08T14:27:00Z" w16du:dateUtc="2026-06-08T12:27:00Z">
              <w:r>
                <w:t>Lignée</w:t>
              </w:r>
              <w:proofErr w:type="spellEnd"/>
              <w:r>
                <w:t xml:space="preserve"> </w:t>
              </w:r>
              <w:proofErr w:type="spellStart"/>
              <w:r>
                <w:t>cible</w:t>
              </w:r>
              <w:proofErr w:type="spellEnd"/>
            </w:ins>
          </w:p>
        </w:tc>
      </w:tr>
      <w:tr w:rsidR="003237C6" w14:paraId="090FC124" w14:textId="77777777">
        <w:trPr>
          <w:cnfStyle w:val="000000100000" w:firstRow="0" w:lastRow="0" w:firstColumn="0" w:lastColumn="0" w:oddVBand="0" w:evenVBand="0" w:oddHBand="1" w:evenHBand="0" w:firstRowFirstColumn="0" w:firstRowLastColumn="0" w:lastRowFirstColumn="0" w:lastRowLastColumn="0"/>
          <w:ins w:id="250" w:author="GUIGNARD Davy" w:date="2026-06-08T14:27:00Z"/>
        </w:trPr>
        <w:tc>
          <w:tcPr>
            <w:cnfStyle w:val="001000000000" w:firstRow="0" w:lastRow="0" w:firstColumn="1" w:lastColumn="0" w:oddVBand="0" w:evenVBand="0" w:oddHBand="0" w:evenHBand="0" w:firstRowFirstColumn="0" w:firstRowLastColumn="0" w:lastRowFirstColumn="0" w:lastRowLastColumn="0"/>
            <w:tcW w:w="2280" w:type="dxa"/>
          </w:tcPr>
          <w:p w14:paraId="1B24CEC3" w14:textId="77777777" w:rsidR="003237C6" w:rsidRDefault="003237C6">
            <w:pPr>
              <w:rPr>
                <w:ins w:id="251" w:author="GUIGNARD Davy" w:date="2026-06-08T14:27:00Z" w16du:dateUtc="2026-06-08T12:27:00Z"/>
              </w:rPr>
            </w:pPr>
            <w:proofErr w:type="spellStart"/>
            <w:ins w:id="252" w:author="GUIGNARD Davy" w:date="2026-06-08T14:27:00Z" w16du:dateUtc="2026-06-08T12:27:00Z">
              <w:r>
                <w:t>Slope_MPP</w:t>
              </w:r>
              <w:proofErr w:type="spellEnd"/>
            </w:ins>
          </w:p>
        </w:tc>
        <w:tc>
          <w:tcPr>
            <w:tcW w:w="2280" w:type="dxa"/>
          </w:tcPr>
          <w:p w14:paraId="6E1CBD38" w14:textId="77777777" w:rsidR="003237C6" w:rsidRDefault="003237C6">
            <w:pPr>
              <w:cnfStyle w:val="000000100000" w:firstRow="0" w:lastRow="0" w:firstColumn="0" w:lastColumn="0" w:oddVBand="0" w:evenVBand="0" w:oddHBand="1" w:evenHBand="0" w:firstRowFirstColumn="0" w:firstRowLastColumn="0" w:lastRowFirstColumn="0" w:lastRowLastColumn="0"/>
              <w:rPr>
                <w:ins w:id="253" w:author="GUIGNARD Davy" w:date="2026-06-08T14:27:00Z" w16du:dateUtc="2026-06-08T12:27:00Z"/>
              </w:rPr>
            </w:pPr>
            <w:ins w:id="254" w:author="GUIGNARD Davy" w:date="2026-06-08T14:27:00Z" w16du:dateUtc="2026-06-08T12:27:00Z">
              <w:r>
                <w:t>0,18</w:t>
              </w:r>
            </w:ins>
          </w:p>
        </w:tc>
        <w:tc>
          <w:tcPr>
            <w:tcW w:w="2280" w:type="dxa"/>
          </w:tcPr>
          <w:p w14:paraId="5F93F7E4" w14:textId="77777777" w:rsidR="003237C6" w:rsidRDefault="003237C6">
            <w:pPr>
              <w:cnfStyle w:val="000000100000" w:firstRow="0" w:lastRow="0" w:firstColumn="0" w:lastColumn="0" w:oddVBand="0" w:evenVBand="0" w:oddHBand="1" w:evenHBand="0" w:firstRowFirstColumn="0" w:firstRowLastColumn="0" w:lastRowFirstColumn="0" w:lastRowLastColumn="0"/>
              <w:rPr>
                <w:ins w:id="255" w:author="GUIGNARD Davy" w:date="2026-06-08T14:27:00Z" w16du:dateUtc="2026-06-08T12:27:00Z"/>
              </w:rPr>
            </w:pPr>
            <w:ins w:id="256" w:author="GUIGNARD Davy" w:date="2026-06-08T14:27:00Z" w16du:dateUtc="2026-06-08T12:27:00Z">
              <w:r>
                <w:t>µM⁻¹</w:t>
              </w:r>
            </w:ins>
          </w:p>
        </w:tc>
        <w:tc>
          <w:tcPr>
            <w:tcW w:w="2280" w:type="dxa"/>
          </w:tcPr>
          <w:p w14:paraId="4A99CB0E" w14:textId="77777777" w:rsidR="003237C6" w:rsidRDefault="003237C6">
            <w:pPr>
              <w:cnfStyle w:val="000000100000" w:firstRow="0" w:lastRow="0" w:firstColumn="0" w:lastColumn="0" w:oddVBand="0" w:evenVBand="0" w:oddHBand="1" w:evenHBand="0" w:firstRowFirstColumn="0" w:firstRowLastColumn="0" w:lastRowFirstColumn="0" w:lastRowLastColumn="0"/>
              <w:rPr>
                <w:ins w:id="257" w:author="GUIGNARD Davy" w:date="2026-06-08T14:27:00Z" w16du:dateUtc="2026-06-08T12:27:00Z"/>
              </w:rPr>
            </w:pPr>
            <w:proofErr w:type="spellStart"/>
            <w:ins w:id="258" w:author="GUIGNARD Davy" w:date="2026-06-08T14:27:00Z" w16du:dateUtc="2026-06-08T12:27:00Z">
              <w:r>
                <w:t>Progéniteurs</w:t>
              </w:r>
              <w:proofErr w:type="spellEnd"/>
              <w:r>
                <w:t xml:space="preserve"> </w:t>
              </w:r>
              <w:proofErr w:type="spellStart"/>
              <w:r>
                <w:t>multipotents</w:t>
              </w:r>
              <w:proofErr w:type="spellEnd"/>
            </w:ins>
          </w:p>
        </w:tc>
      </w:tr>
      <w:tr w:rsidR="003237C6" w14:paraId="4CBAC76C" w14:textId="77777777">
        <w:trPr>
          <w:cnfStyle w:val="000000010000" w:firstRow="0" w:lastRow="0" w:firstColumn="0" w:lastColumn="0" w:oddVBand="0" w:evenVBand="0" w:oddHBand="0" w:evenHBand="1" w:firstRowFirstColumn="0" w:firstRowLastColumn="0" w:lastRowFirstColumn="0" w:lastRowLastColumn="0"/>
          <w:ins w:id="259" w:author="GUIGNARD Davy" w:date="2026-06-08T14:27:00Z"/>
        </w:trPr>
        <w:tc>
          <w:tcPr>
            <w:cnfStyle w:val="001000000000" w:firstRow="0" w:lastRow="0" w:firstColumn="1" w:lastColumn="0" w:oddVBand="0" w:evenVBand="0" w:oddHBand="0" w:evenHBand="0" w:firstRowFirstColumn="0" w:firstRowLastColumn="0" w:lastRowFirstColumn="0" w:lastRowLastColumn="0"/>
            <w:tcW w:w="2280" w:type="dxa"/>
          </w:tcPr>
          <w:p w14:paraId="3C712884" w14:textId="77777777" w:rsidR="003237C6" w:rsidRDefault="003237C6">
            <w:pPr>
              <w:rPr>
                <w:ins w:id="260" w:author="GUIGNARD Davy" w:date="2026-06-08T14:27:00Z" w16du:dateUtc="2026-06-08T12:27:00Z"/>
              </w:rPr>
            </w:pPr>
            <w:proofErr w:type="spellStart"/>
            <w:ins w:id="261" w:author="GUIGNARD Davy" w:date="2026-06-08T14:27:00Z" w16du:dateUtc="2026-06-08T12:27:00Z">
              <w:r>
                <w:t>Slope_CMP</w:t>
              </w:r>
              <w:proofErr w:type="spellEnd"/>
            </w:ins>
          </w:p>
        </w:tc>
        <w:tc>
          <w:tcPr>
            <w:tcW w:w="2280" w:type="dxa"/>
          </w:tcPr>
          <w:p w14:paraId="5C2C30C2" w14:textId="77777777" w:rsidR="003237C6" w:rsidRDefault="003237C6">
            <w:pPr>
              <w:cnfStyle w:val="000000010000" w:firstRow="0" w:lastRow="0" w:firstColumn="0" w:lastColumn="0" w:oddVBand="0" w:evenVBand="0" w:oddHBand="0" w:evenHBand="1" w:firstRowFirstColumn="0" w:firstRowLastColumn="0" w:lastRowFirstColumn="0" w:lastRowLastColumn="0"/>
              <w:rPr>
                <w:ins w:id="262" w:author="GUIGNARD Davy" w:date="2026-06-08T14:27:00Z" w16du:dateUtc="2026-06-08T12:27:00Z"/>
              </w:rPr>
            </w:pPr>
            <w:ins w:id="263" w:author="GUIGNARD Davy" w:date="2026-06-08T14:27:00Z" w16du:dateUtc="2026-06-08T12:27:00Z">
              <w:r>
                <w:t>0,12</w:t>
              </w:r>
            </w:ins>
          </w:p>
        </w:tc>
        <w:tc>
          <w:tcPr>
            <w:tcW w:w="2280" w:type="dxa"/>
          </w:tcPr>
          <w:p w14:paraId="26577664" w14:textId="77777777" w:rsidR="003237C6" w:rsidRDefault="003237C6">
            <w:pPr>
              <w:cnfStyle w:val="000000010000" w:firstRow="0" w:lastRow="0" w:firstColumn="0" w:lastColumn="0" w:oddVBand="0" w:evenVBand="0" w:oddHBand="0" w:evenHBand="1" w:firstRowFirstColumn="0" w:firstRowLastColumn="0" w:lastRowFirstColumn="0" w:lastRowLastColumn="0"/>
              <w:rPr>
                <w:ins w:id="264" w:author="GUIGNARD Davy" w:date="2026-06-08T14:27:00Z" w16du:dateUtc="2026-06-08T12:27:00Z"/>
              </w:rPr>
            </w:pPr>
            <w:ins w:id="265" w:author="GUIGNARD Davy" w:date="2026-06-08T14:27:00Z" w16du:dateUtc="2026-06-08T12:27:00Z">
              <w:r>
                <w:t>µM⁻¹</w:t>
              </w:r>
            </w:ins>
          </w:p>
        </w:tc>
        <w:tc>
          <w:tcPr>
            <w:tcW w:w="2280" w:type="dxa"/>
          </w:tcPr>
          <w:p w14:paraId="0465B419" w14:textId="77777777" w:rsidR="003237C6" w:rsidRDefault="003237C6">
            <w:pPr>
              <w:cnfStyle w:val="000000010000" w:firstRow="0" w:lastRow="0" w:firstColumn="0" w:lastColumn="0" w:oddVBand="0" w:evenVBand="0" w:oddHBand="0" w:evenHBand="1" w:firstRowFirstColumn="0" w:firstRowLastColumn="0" w:lastRowFirstColumn="0" w:lastRowLastColumn="0"/>
              <w:rPr>
                <w:ins w:id="266" w:author="GUIGNARD Davy" w:date="2026-06-08T14:27:00Z" w16du:dateUtc="2026-06-08T12:27:00Z"/>
              </w:rPr>
            </w:pPr>
            <w:proofErr w:type="spellStart"/>
            <w:ins w:id="267" w:author="GUIGNARD Davy" w:date="2026-06-08T14:27:00Z" w16du:dateUtc="2026-06-08T12:27:00Z">
              <w:r>
                <w:t>Progéniteurs</w:t>
              </w:r>
              <w:proofErr w:type="spellEnd"/>
              <w:r>
                <w:t xml:space="preserve"> </w:t>
              </w:r>
              <w:proofErr w:type="spellStart"/>
              <w:r>
                <w:t>myéloïdes</w:t>
              </w:r>
              <w:proofErr w:type="spellEnd"/>
            </w:ins>
          </w:p>
        </w:tc>
      </w:tr>
      <w:tr w:rsidR="003237C6" w14:paraId="1F66D04B" w14:textId="77777777">
        <w:trPr>
          <w:cnfStyle w:val="000000100000" w:firstRow="0" w:lastRow="0" w:firstColumn="0" w:lastColumn="0" w:oddVBand="0" w:evenVBand="0" w:oddHBand="1" w:evenHBand="0" w:firstRowFirstColumn="0" w:firstRowLastColumn="0" w:lastRowFirstColumn="0" w:lastRowLastColumn="0"/>
          <w:ins w:id="268" w:author="GUIGNARD Davy" w:date="2026-06-08T14:27:00Z"/>
        </w:trPr>
        <w:tc>
          <w:tcPr>
            <w:cnfStyle w:val="001000000000" w:firstRow="0" w:lastRow="0" w:firstColumn="1" w:lastColumn="0" w:oddVBand="0" w:evenVBand="0" w:oddHBand="0" w:evenHBand="0" w:firstRowFirstColumn="0" w:firstRowLastColumn="0" w:lastRowFirstColumn="0" w:lastRowLastColumn="0"/>
            <w:tcW w:w="2280" w:type="dxa"/>
          </w:tcPr>
          <w:p w14:paraId="348157BF" w14:textId="77777777" w:rsidR="003237C6" w:rsidRDefault="003237C6">
            <w:pPr>
              <w:rPr>
                <w:ins w:id="269" w:author="GUIGNARD Davy" w:date="2026-06-08T14:27:00Z" w16du:dateUtc="2026-06-08T12:27:00Z"/>
              </w:rPr>
            </w:pPr>
            <w:proofErr w:type="spellStart"/>
            <w:ins w:id="270" w:author="GUIGNARD Davy" w:date="2026-06-08T14:27:00Z" w16du:dateUtc="2026-06-08T12:27:00Z">
              <w:r>
                <w:t>Slope_MEP</w:t>
              </w:r>
              <w:proofErr w:type="spellEnd"/>
            </w:ins>
          </w:p>
        </w:tc>
        <w:tc>
          <w:tcPr>
            <w:tcW w:w="2280" w:type="dxa"/>
          </w:tcPr>
          <w:p w14:paraId="6110083C" w14:textId="77777777" w:rsidR="003237C6" w:rsidRDefault="003237C6">
            <w:pPr>
              <w:cnfStyle w:val="000000100000" w:firstRow="0" w:lastRow="0" w:firstColumn="0" w:lastColumn="0" w:oddVBand="0" w:evenVBand="0" w:oddHBand="1" w:evenHBand="0" w:firstRowFirstColumn="0" w:firstRowLastColumn="0" w:lastRowFirstColumn="0" w:lastRowLastColumn="0"/>
              <w:rPr>
                <w:ins w:id="271" w:author="GUIGNARD Davy" w:date="2026-06-08T14:27:00Z" w16du:dateUtc="2026-06-08T12:27:00Z"/>
              </w:rPr>
            </w:pPr>
            <w:ins w:id="272" w:author="GUIGNARD Davy" w:date="2026-06-08T14:27:00Z" w16du:dateUtc="2026-06-08T12:27:00Z">
              <w:r>
                <w:t>0,21</w:t>
              </w:r>
            </w:ins>
          </w:p>
        </w:tc>
        <w:tc>
          <w:tcPr>
            <w:tcW w:w="2280" w:type="dxa"/>
          </w:tcPr>
          <w:p w14:paraId="3F18DB6F" w14:textId="77777777" w:rsidR="003237C6" w:rsidRDefault="003237C6">
            <w:pPr>
              <w:cnfStyle w:val="000000100000" w:firstRow="0" w:lastRow="0" w:firstColumn="0" w:lastColumn="0" w:oddVBand="0" w:evenVBand="0" w:oddHBand="1" w:evenHBand="0" w:firstRowFirstColumn="0" w:firstRowLastColumn="0" w:lastRowFirstColumn="0" w:lastRowLastColumn="0"/>
              <w:rPr>
                <w:ins w:id="273" w:author="GUIGNARD Davy" w:date="2026-06-08T14:27:00Z" w16du:dateUtc="2026-06-08T12:27:00Z"/>
              </w:rPr>
            </w:pPr>
            <w:ins w:id="274" w:author="GUIGNARD Davy" w:date="2026-06-08T14:27:00Z" w16du:dateUtc="2026-06-08T12:27:00Z">
              <w:r>
                <w:t>µM⁻¹</w:t>
              </w:r>
            </w:ins>
          </w:p>
        </w:tc>
        <w:tc>
          <w:tcPr>
            <w:tcW w:w="2280" w:type="dxa"/>
          </w:tcPr>
          <w:p w14:paraId="37A711E8" w14:textId="77777777" w:rsidR="003237C6" w:rsidRDefault="003237C6">
            <w:pPr>
              <w:keepNext/>
              <w:cnfStyle w:val="000000100000" w:firstRow="0" w:lastRow="0" w:firstColumn="0" w:lastColumn="0" w:oddVBand="0" w:evenVBand="0" w:oddHBand="1" w:evenHBand="0" w:firstRowFirstColumn="0" w:firstRowLastColumn="0" w:lastRowFirstColumn="0" w:lastRowLastColumn="0"/>
              <w:rPr>
                <w:ins w:id="275" w:author="GUIGNARD Davy" w:date="2026-06-08T14:27:00Z" w16du:dateUtc="2026-06-08T12:27:00Z"/>
              </w:rPr>
            </w:pPr>
            <w:proofErr w:type="spellStart"/>
            <w:ins w:id="276" w:author="GUIGNARD Davy" w:date="2026-06-08T14:27:00Z" w16du:dateUtc="2026-06-08T12:27:00Z">
              <w:r>
                <w:t>Progéniteurs</w:t>
              </w:r>
              <w:proofErr w:type="spellEnd"/>
              <w:r>
                <w:t xml:space="preserve"> </w:t>
              </w:r>
              <w:proofErr w:type="spellStart"/>
              <w:r>
                <w:t>érythro-mégacaryocytaires</w:t>
              </w:r>
              <w:proofErr w:type="spellEnd"/>
            </w:ins>
          </w:p>
        </w:tc>
      </w:tr>
    </w:tbl>
    <w:p w14:paraId="46518D03" w14:textId="77777777" w:rsidR="003237C6" w:rsidRPr="00BF3AB3" w:rsidRDefault="003237C6" w:rsidP="003237C6">
      <w:pPr>
        <w:pStyle w:val="Lgende"/>
        <w:rPr>
          <w:ins w:id="277" w:author="GUIGNARD Davy" w:date="2026-06-08T14:27:00Z" w16du:dateUtc="2026-06-08T12:27:00Z"/>
          <w:lang w:val="fr-FR"/>
        </w:rPr>
      </w:pPr>
      <w:ins w:id="278" w:author="GUIGNARD Davy" w:date="2026-06-08T14:27:00Z" w16du:dateUtc="2026-06-08T12:27:00Z">
        <w:r w:rsidRPr="00BF3AB3">
          <w:rPr>
            <w:lang w:val="fr-FR"/>
          </w:rPr>
          <w:t xml:space="preserve">Table </w:t>
        </w:r>
        <w:r>
          <w:fldChar w:fldCharType="begin"/>
        </w:r>
        <w:r w:rsidRPr="00BF3AB3">
          <w:rPr>
            <w:lang w:val="fr-FR"/>
          </w:rPr>
          <w:instrText xml:space="preserve"> SEQ Table \* ARABIC </w:instrText>
        </w:r>
        <w:r>
          <w:fldChar w:fldCharType="separate"/>
        </w:r>
        <w:r>
          <w:rPr>
            <w:noProof/>
            <w:lang w:val="fr-FR"/>
          </w:rPr>
          <w:t>8</w:t>
        </w:r>
        <w:r>
          <w:fldChar w:fldCharType="end"/>
        </w:r>
        <w:r w:rsidRPr="00BF3AB3">
          <w:rPr>
            <w:lang w:val="fr-FR"/>
          </w:rPr>
          <w:t xml:space="preserve"> Paramètres </w:t>
        </w:r>
        <w:proofErr w:type="spellStart"/>
        <w:r w:rsidRPr="00BF3AB3">
          <w:rPr>
            <w:lang w:val="fr-FR"/>
          </w:rPr>
          <w:t>Slope</w:t>
        </w:r>
        <w:proofErr w:type="spellEnd"/>
        <w:r w:rsidRPr="00BF3AB3">
          <w:rPr>
            <w:lang w:val="fr-FR"/>
          </w:rPr>
          <w:t xml:space="preserve"> PD calibrés sur données hématologiques de rat</w:t>
        </w:r>
      </w:ins>
    </w:p>
    <w:p w14:paraId="2F970B9E" w14:textId="77777777" w:rsidR="003237C6" w:rsidRDefault="003237C6" w:rsidP="00F00672">
      <w:pPr>
        <w:spacing w:after="120"/>
        <w:ind w:firstLine="567"/>
        <w:jc w:val="both"/>
        <w:rPr>
          <w:ins w:id="279" w:author="GUIGNARD Davy" w:date="2026-06-08T14:27:00Z" w16du:dateUtc="2026-06-08T12:27:00Z"/>
          <w:rFonts w:ascii="Times New Roman" w:hAnsi="Times New Roman"/>
          <w:sz w:val="24"/>
          <w:szCs w:val="24"/>
          <w:lang w:val="fr-FR"/>
        </w:rPr>
      </w:pPr>
    </w:p>
    <w:p w14:paraId="20C78B34" w14:textId="090C153A" w:rsidR="00F00672" w:rsidRPr="00F00672" w:rsidRDefault="00F00672" w:rsidP="00F00672">
      <w:pPr>
        <w:spacing w:after="120"/>
        <w:ind w:firstLine="567"/>
        <w:jc w:val="both"/>
        <w:rPr>
          <w:rFonts w:ascii="Times New Roman" w:hAnsi="Times New Roman"/>
          <w:sz w:val="24"/>
          <w:szCs w:val="24"/>
          <w:lang w:val="fr-FR"/>
        </w:rPr>
      </w:pPr>
      <w:del w:id="280" w:author="GUIGNARD Davy" w:date="2026-06-08T14:27:00Z" w16du:dateUtc="2026-06-08T12:27:00Z">
        <w:r w:rsidDel="005B1B4B">
          <w:rPr>
            <w:rFonts w:ascii="Times New Roman" w:hAnsi="Times New Roman"/>
            <w:sz w:val="24"/>
            <w:szCs w:val="24"/>
            <w:lang w:val="fr-FR"/>
          </w:rPr>
          <w:delText xml:space="preserve"> en ajustant les </w:delText>
        </w:r>
        <w:commentRangeStart w:id="281"/>
        <w:commentRangeStart w:id="282"/>
        <w:r w:rsidDel="005B1B4B">
          <w:rPr>
            <w:rFonts w:ascii="Times New Roman" w:hAnsi="Times New Roman"/>
            <w:sz w:val="24"/>
            <w:szCs w:val="24"/>
            <w:lang w:val="fr-FR"/>
          </w:rPr>
          <w:delText>paramètres Slope sur les données hématologiques de rat issues de la littérature</w:delText>
        </w:r>
        <w:commentRangeEnd w:id="281"/>
        <w:r w:rsidR="00313EB8" w:rsidDel="005B1B4B">
          <w:rPr>
            <w:rStyle w:val="CommentReference"/>
            <w:rFonts w:ascii="Times New Roman" w:hAnsi="Times New Roman"/>
            <w:sz w:val="24"/>
            <w:szCs w:val="24"/>
            <w:lang w:val="fr-FR"/>
          </w:rPr>
          <w:commentReference w:id="281"/>
        </w:r>
        <w:commentRangeEnd w:id="282"/>
        <w:r>
          <w:rPr>
            <w:rStyle w:val="CommentReference"/>
          </w:rPr>
          <w:commentReference w:id="282"/>
        </w:r>
        <w:r w:rsidDel="005B1B4B">
          <w:rPr>
            <w:rFonts w:ascii="Times New Roman" w:hAnsi="Times New Roman"/>
            <w:sz w:val="24"/>
            <w:szCs w:val="24"/>
            <w:lang w:val="fr-FR"/>
          </w:rPr>
          <w:delText xml:space="preserve">. </w:delText>
        </w:r>
      </w:del>
      <w:r>
        <w:rPr>
          <w:rFonts w:ascii="Times New Roman" w:hAnsi="Times New Roman"/>
          <w:sz w:val="24"/>
          <w:szCs w:val="24"/>
          <w:lang w:val="fr-FR"/>
        </w:rPr>
        <w:t>La pharmacocinétique du T-</w:t>
      </w:r>
      <w:proofErr w:type="spellStart"/>
      <w:r>
        <w:rPr>
          <w:rFonts w:ascii="Times New Roman" w:hAnsi="Times New Roman"/>
          <w:sz w:val="24"/>
          <w:szCs w:val="24"/>
          <w:lang w:val="fr-FR"/>
        </w:rPr>
        <w:t>DXd</w:t>
      </w:r>
      <w:proofErr w:type="spellEnd"/>
      <w:r>
        <w:rPr>
          <w:rFonts w:ascii="Times New Roman" w:hAnsi="Times New Roman"/>
          <w:sz w:val="24"/>
          <w:szCs w:val="24"/>
          <w:lang w:val="fr-FR"/>
        </w:rPr>
        <w:t xml:space="preserve"> chez le rat a été décrite par un modèle à 2 compartiments. Les paramètres PK n'ont pas été estimés sur des données expérimentales de rat, mais transposés par allométrie à partir des paramètres humains publiés par Yin et al. (2020) </w:t>
      </w:r>
      <w:r>
        <w:rPr>
          <w:rFonts w:ascii="Times New Roman" w:hAnsi="Times New Roman"/>
          <w:sz w:val="20"/>
          <w:szCs w:val="20"/>
          <w:vertAlign w:val="superscript"/>
          <w:lang w:val="fr-FR"/>
        </w:rPr>
        <w:t>[7</w:t>
      </w:r>
      <w:r>
        <w:rPr>
          <w:rFonts w:ascii="Times New Roman" w:hAnsi="Times New Roman"/>
          <w:sz w:val="24"/>
          <w:szCs w:val="24"/>
          <w:lang w:val="fr-FR"/>
        </w:rPr>
        <w:t>], selon les lois d'échelle classiques :</w:t>
      </w:r>
    </w:p>
    <w:p w14:paraId="22341B6A" w14:textId="77777777" w:rsidR="00F00672" w:rsidRPr="00D4201B" w:rsidRDefault="00F00672" w:rsidP="00F00672">
      <w:pPr>
        <w:spacing w:after="120"/>
        <w:ind w:firstLine="567"/>
        <w:jc w:val="both"/>
        <w:rPr>
          <w:rFonts w:ascii="Cambria Math" w:hAnsi="Cambria Math"/>
          <w:sz w:val="24"/>
          <w:szCs w:val="24"/>
          <w:lang w:val="fr-FR"/>
          <w:oMath/>
        </w:rPr>
      </w:pPr>
    </w:p>
    <w:p w14:paraId="440C7CF6" w14:textId="773F65F5" w:rsidR="00F00672" w:rsidRPr="00D4201B" w:rsidRDefault="00F00672" w:rsidP="00F00672">
      <w:pPr>
        <w:spacing w:after="120"/>
        <w:ind w:firstLine="567"/>
        <w:jc w:val="both"/>
        <w:rPr>
          <w:rFonts w:ascii="Cambria Math" w:hAnsi="Cambria Math"/>
          <w:sz w:val="24"/>
          <w:szCs w:val="24"/>
          <w:lang w:val="fr-FR"/>
          <w:oMath/>
        </w:rPr>
      </w:pPr>
      <m:oMathPara>
        <m:oMath>
          <m:r>
            <w:rPr>
              <w:rFonts w:ascii="Cambria Math" w:hAnsi="Cambria Math"/>
              <w:sz w:val="24"/>
              <w:szCs w:val="24"/>
              <w:lang w:val="fr-FR"/>
            </w:rPr>
            <m:t>C</m:t>
          </m:r>
          <m:sSub>
            <m:sSubPr>
              <m:ctrlPr>
                <w:rPr>
                  <w:rFonts w:ascii="Cambria Math" w:hAnsi="Cambria Math"/>
                  <w:i/>
                  <w:sz w:val="24"/>
                  <w:szCs w:val="24"/>
                  <w:lang w:val="fr-FR"/>
                </w:rPr>
              </m:ctrlPr>
            </m:sSubPr>
            <m:e>
              <m:r>
                <w:rPr>
                  <w:rFonts w:ascii="Cambria Math" w:hAnsi="Cambria Math"/>
                  <w:sz w:val="24"/>
                  <w:szCs w:val="24"/>
                  <w:lang w:val="fr-FR"/>
                </w:rPr>
                <m:t>L</m:t>
              </m:r>
            </m:e>
            <m:sub>
              <m:r>
                <w:rPr>
                  <w:rFonts w:ascii="Cambria Math" w:hAnsi="Cambria Math"/>
                  <w:sz w:val="24"/>
                  <w:szCs w:val="24"/>
                  <w:lang w:val="fr-FR"/>
                </w:rPr>
                <m:t>rat</m:t>
              </m:r>
            </m:sub>
          </m:sSub>
          <m:r>
            <w:rPr>
              <w:rFonts w:ascii="Cambria Math" w:hAnsi="Cambria Math"/>
              <w:sz w:val="24"/>
              <w:szCs w:val="24"/>
              <w:lang w:val="fr-FR"/>
            </w:rPr>
            <m:t xml:space="preserve"> = C</m:t>
          </m:r>
          <m:sSub>
            <m:sSubPr>
              <m:ctrlPr>
                <w:rPr>
                  <w:rFonts w:ascii="Cambria Math" w:hAnsi="Cambria Math"/>
                  <w:i/>
                  <w:sz w:val="24"/>
                  <w:szCs w:val="24"/>
                  <w:lang w:val="fr-FR"/>
                </w:rPr>
              </m:ctrlPr>
            </m:sSubPr>
            <m:e>
              <m:r>
                <w:rPr>
                  <w:rFonts w:ascii="Cambria Math" w:hAnsi="Cambria Math"/>
                  <w:sz w:val="24"/>
                  <w:szCs w:val="24"/>
                  <w:lang w:val="fr-FR"/>
                </w:rPr>
                <m:t>L</m:t>
              </m:r>
            </m:e>
            <m:sub>
              <m:r>
                <w:rPr>
                  <w:rFonts w:ascii="Cambria Math" w:hAnsi="Cambria Math"/>
                  <w:sz w:val="24"/>
                  <w:szCs w:val="24"/>
                  <w:lang w:val="fr-FR"/>
                </w:rPr>
                <m:t>humain</m:t>
              </m:r>
            </m:sub>
          </m:sSub>
          <m:r>
            <w:rPr>
              <w:rFonts w:ascii="Cambria Math" w:hAnsi="Cambria Math"/>
              <w:sz w:val="24"/>
              <w:szCs w:val="24"/>
              <w:lang w:val="fr-FR"/>
            </w:rPr>
            <m:t xml:space="preserve"> × </m:t>
          </m:r>
          <m:sSup>
            <m:sSupPr>
              <m:ctrlPr>
                <w:rPr>
                  <w:rFonts w:ascii="Cambria Math" w:hAnsi="Cambria Math"/>
                  <w:i/>
                  <w:sz w:val="24"/>
                  <w:szCs w:val="24"/>
                  <w:lang w:val="fr-FR"/>
                </w:rPr>
              </m:ctrlPr>
            </m:sSupPr>
            <m:e>
              <m:d>
                <m:dPr>
                  <m:ctrlPr>
                    <w:rPr>
                      <w:rFonts w:ascii="Cambria Math" w:hAnsi="Cambria Math"/>
                      <w:i/>
                      <w:sz w:val="24"/>
                      <w:szCs w:val="24"/>
                      <w:lang w:val="fr-FR"/>
                    </w:rPr>
                  </m:ctrlPr>
                </m:dPr>
                <m:e>
                  <m:f>
                    <m:fPr>
                      <m:ctrlPr>
                        <w:rPr>
                          <w:rFonts w:ascii="Cambria Math" w:hAnsi="Cambria Math"/>
                          <w:i/>
                          <w:sz w:val="24"/>
                          <w:szCs w:val="24"/>
                          <w:lang w:val="fr-FR"/>
                        </w:rPr>
                      </m:ctrlPr>
                    </m:fPr>
                    <m:num>
                      <m:r>
                        <w:rPr>
                          <w:rFonts w:ascii="Cambria Math" w:hAnsi="Cambria Math"/>
                          <w:sz w:val="24"/>
                          <w:szCs w:val="24"/>
                          <w:lang w:val="fr-FR"/>
                        </w:rPr>
                        <m:t>B</m:t>
                      </m:r>
                      <m:sSub>
                        <m:sSubPr>
                          <m:ctrlPr>
                            <w:rPr>
                              <w:rFonts w:ascii="Cambria Math" w:hAnsi="Cambria Math"/>
                              <w:i/>
                              <w:sz w:val="24"/>
                              <w:szCs w:val="24"/>
                              <w:lang w:val="fr-FR"/>
                            </w:rPr>
                          </m:ctrlPr>
                        </m:sSubPr>
                        <m:e>
                          <m:r>
                            <w:rPr>
                              <w:rFonts w:ascii="Cambria Math" w:hAnsi="Cambria Math"/>
                              <w:sz w:val="24"/>
                              <w:szCs w:val="24"/>
                              <w:lang w:val="fr-FR"/>
                            </w:rPr>
                            <m:t>W</m:t>
                          </m:r>
                        </m:e>
                        <m:sub>
                          <m:r>
                            <w:rPr>
                              <w:rFonts w:ascii="Cambria Math" w:hAnsi="Cambria Math"/>
                              <w:sz w:val="24"/>
                              <w:szCs w:val="24"/>
                              <w:lang w:val="fr-FR"/>
                            </w:rPr>
                            <m:t>rat</m:t>
                          </m:r>
                        </m:sub>
                      </m:sSub>
                    </m:num>
                    <m:den>
                      <m:r>
                        <w:rPr>
                          <w:rFonts w:ascii="Cambria Math" w:hAnsi="Cambria Math"/>
                          <w:sz w:val="24"/>
                          <w:szCs w:val="24"/>
                          <w:lang w:val="fr-FR"/>
                        </w:rPr>
                        <m:t>B</m:t>
                      </m:r>
                      <m:sSub>
                        <m:sSubPr>
                          <m:ctrlPr>
                            <w:rPr>
                              <w:rFonts w:ascii="Cambria Math" w:hAnsi="Cambria Math"/>
                              <w:i/>
                              <w:sz w:val="24"/>
                              <w:szCs w:val="24"/>
                              <w:lang w:val="fr-FR"/>
                            </w:rPr>
                          </m:ctrlPr>
                        </m:sSubPr>
                        <m:e>
                          <m:r>
                            <w:rPr>
                              <w:rFonts w:ascii="Cambria Math" w:hAnsi="Cambria Math"/>
                              <w:sz w:val="24"/>
                              <w:szCs w:val="24"/>
                              <w:lang w:val="fr-FR"/>
                            </w:rPr>
                            <m:t>W</m:t>
                          </m:r>
                        </m:e>
                        <m:sub>
                          <m:r>
                            <w:rPr>
                              <w:rFonts w:ascii="Cambria Math" w:hAnsi="Cambria Math"/>
                              <w:sz w:val="24"/>
                              <w:szCs w:val="24"/>
                              <w:lang w:val="fr-FR"/>
                            </w:rPr>
                            <m:t>humain</m:t>
                          </m:r>
                        </m:sub>
                      </m:sSub>
                    </m:den>
                  </m:f>
                </m:e>
              </m:d>
            </m:e>
            <m:sup>
              <m:r>
                <w:rPr>
                  <w:rFonts w:ascii="Cambria Math" w:hAnsi="Cambria Math"/>
                  <w:sz w:val="24"/>
                  <w:szCs w:val="24"/>
                  <w:lang w:val="fr-FR"/>
                </w:rPr>
                <m:t>0.75</m:t>
              </m:r>
            </m:sup>
          </m:sSup>
        </m:oMath>
      </m:oMathPara>
    </w:p>
    <w:p w14:paraId="2E22BFD6" w14:textId="77777777" w:rsidR="00F00672" w:rsidRPr="00F00672" w:rsidRDefault="00F00672" w:rsidP="00F00672">
      <w:pPr>
        <w:spacing w:after="120"/>
        <w:ind w:firstLine="567"/>
        <w:jc w:val="both"/>
        <w:rPr>
          <w:rFonts w:ascii="Times New Roman" w:hAnsi="Times New Roman"/>
          <w:sz w:val="24"/>
          <w:szCs w:val="24"/>
          <w:lang w:val="fr-FR"/>
        </w:rPr>
      </w:pPr>
    </w:p>
    <w:p w14:paraId="06263FC0" w14:textId="368CD645" w:rsidR="00F00672" w:rsidRPr="00F00672" w:rsidRDefault="00F72638" w:rsidP="00F00672">
      <w:pPr>
        <w:spacing w:after="120"/>
        <w:ind w:firstLine="567"/>
        <w:jc w:val="both"/>
        <w:rPr>
          <w:rFonts w:ascii="Times New Roman" w:hAnsi="Times New Roman"/>
          <w:sz w:val="24"/>
          <w:szCs w:val="24"/>
          <w:lang w:val="fr-FR"/>
        </w:rPr>
      </w:pPr>
      <m:oMathPara>
        <m:oMath>
          <m:sSub>
            <m:sSubPr>
              <m:ctrlPr>
                <w:rPr>
                  <w:rFonts w:ascii="Cambria Math" w:hAnsi="Cambria Math"/>
                  <w:i/>
                  <w:sz w:val="24"/>
                  <w:szCs w:val="24"/>
                  <w:lang w:val="fr-FR"/>
                </w:rPr>
              </m:ctrlPr>
            </m:sSubPr>
            <m:e>
              <m:r>
                <w:rPr>
                  <w:rFonts w:ascii="Cambria Math" w:hAnsi="Cambria Math"/>
                  <w:sz w:val="24"/>
                  <w:szCs w:val="24"/>
                  <w:lang w:val="fr-FR"/>
                </w:rPr>
                <m:t>V</m:t>
              </m:r>
            </m:e>
            <m:sub>
              <m:r>
                <w:rPr>
                  <w:rFonts w:ascii="Cambria Math" w:hAnsi="Cambria Math"/>
                  <w:sz w:val="24"/>
                  <w:szCs w:val="24"/>
                  <w:lang w:val="fr-FR"/>
                </w:rPr>
                <m:t>rat</m:t>
              </m:r>
            </m:sub>
          </m:sSub>
          <m:r>
            <w:rPr>
              <w:rFonts w:ascii="Cambria Math" w:hAnsi="Cambria Math"/>
              <w:sz w:val="24"/>
              <w:szCs w:val="24"/>
              <w:lang w:val="fr-FR"/>
            </w:rPr>
            <m:t xml:space="preserve"> = </m:t>
          </m:r>
          <m:sSub>
            <m:sSubPr>
              <m:ctrlPr>
                <w:rPr>
                  <w:rFonts w:ascii="Cambria Math" w:hAnsi="Cambria Math"/>
                  <w:i/>
                  <w:sz w:val="24"/>
                  <w:szCs w:val="24"/>
                  <w:lang w:val="fr-FR"/>
                </w:rPr>
              </m:ctrlPr>
            </m:sSubPr>
            <m:e>
              <m:r>
                <w:rPr>
                  <w:rFonts w:ascii="Cambria Math" w:hAnsi="Cambria Math"/>
                  <w:sz w:val="24"/>
                  <w:szCs w:val="24"/>
                  <w:lang w:val="fr-FR"/>
                </w:rPr>
                <m:t>V</m:t>
              </m:r>
            </m:e>
            <m:sub>
              <m:r>
                <w:rPr>
                  <w:rFonts w:ascii="Cambria Math" w:hAnsi="Cambria Math"/>
                  <w:sz w:val="24"/>
                  <w:szCs w:val="24"/>
                  <w:lang w:val="fr-FR"/>
                </w:rPr>
                <m:t>humain</m:t>
              </m:r>
            </m:sub>
          </m:sSub>
          <m:r>
            <w:rPr>
              <w:rFonts w:ascii="Cambria Math" w:hAnsi="Cambria Math"/>
              <w:sz w:val="24"/>
              <w:szCs w:val="24"/>
              <w:lang w:val="fr-FR"/>
            </w:rPr>
            <m:t xml:space="preserve"> × </m:t>
          </m:r>
          <m:sSup>
            <m:sSupPr>
              <m:ctrlPr>
                <w:rPr>
                  <w:rFonts w:ascii="Cambria Math" w:hAnsi="Cambria Math"/>
                  <w:i/>
                  <w:sz w:val="24"/>
                  <w:szCs w:val="24"/>
                  <w:lang w:val="fr-FR"/>
                </w:rPr>
              </m:ctrlPr>
            </m:sSupPr>
            <m:e>
              <m:d>
                <m:dPr>
                  <m:ctrlPr>
                    <w:rPr>
                      <w:rFonts w:ascii="Cambria Math" w:hAnsi="Cambria Math"/>
                      <w:i/>
                      <w:sz w:val="24"/>
                      <w:szCs w:val="24"/>
                      <w:lang w:val="fr-FR"/>
                    </w:rPr>
                  </m:ctrlPr>
                </m:dPr>
                <m:e>
                  <m:f>
                    <m:fPr>
                      <m:ctrlPr>
                        <w:rPr>
                          <w:rFonts w:ascii="Cambria Math" w:hAnsi="Cambria Math"/>
                          <w:i/>
                          <w:sz w:val="24"/>
                          <w:szCs w:val="24"/>
                          <w:lang w:val="fr-FR"/>
                        </w:rPr>
                      </m:ctrlPr>
                    </m:fPr>
                    <m:num>
                      <m:r>
                        <w:rPr>
                          <w:rFonts w:ascii="Cambria Math" w:hAnsi="Cambria Math"/>
                          <w:sz w:val="24"/>
                          <w:szCs w:val="24"/>
                          <w:lang w:val="fr-FR"/>
                        </w:rPr>
                        <m:t>B</m:t>
                      </m:r>
                      <m:sSub>
                        <m:sSubPr>
                          <m:ctrlPr>
                            <w:rPr>
                              <w:rFonts w:ascii="Cambria Math" w:hAnsi="Cambria Math"/>
                              <w:i/>
                              <w:sz w:val="24"/>
                              <w:szCs w:val="24"/>
                              <w:lang w:val="fr-FR"/>
                            </w:rPr>
                          </m:ctrlPr>
                        </m:sSubPr>
                        <m:e>
                          <m:r>
                            <w:rPr>
                              <w:rFonts w:ascii="Cambria Math" w:hAnsi="Cambria Math"/>
                              <w:sz w:val="24"/>
                              <w:szCs w:val="24"/>
                              <w:lang w:val="fr-FR"/>
                            </w:rPr>
                            <m:t>W</m:t>
                          </m:r>
                        </m:e>
                        <m:sub>
                          <m:r>
                            <w:rPr>
                              <w:rFonts w:ascii="Cambria Math" w:hAnsi="Cambria Math"/>
                              <w:sz w:val="24"/>
                              <w:szCs w:val="24"/>
                              <w:lang w:val="fr-FR"/>
                            </w:rPr>
                            <m:t>rat</m:t>
                          </m:r>
                        </m:sub>
                      </m:sSub>
                    </m:num>
                    <m:den>
                      <m:r>
                        <w:rPr>
                          <w:rFonts w:ascii="Cambria Math" w:hAnsi="Cambria Math"/>
                          <w:sz w:val="24"/>
                          <w:szCs w:val="24"/>
                          <w:lang w:val="fr-FR"/>
                        </w:rPr>
                        <m:t>B</m:t>
                      </m:r>
                      <m:sSub>
                        <m:sSubPr>
                          <m:ctrlPr>
                            <w:rPr>
                              <w:rFonts w:ascii="Cambria Math" w:hAnsi="Cambria Math"/>
                              <w:i/>
                              <w:sz w:val="24"/>
                              <w:szCs w:val="24"/>
                              <w:lang w:val="fr-FR"/>
                            </w:rPr>
                          </m:ctrlPr>
                        </m:sSubPr>
                        <m:e>
                          <m:r>
                            <w:rPr>
                              <w:rFonts w:ascii="Cambria Math" w:hAnsi="Cambria Math"/>
                              <w:sz w:val="24"/>
                              <w:szCs w:val="24"/>
                              <w:lang w:val="fr-FR"/>
                            </w:rPr>
                            <m:t>W</m:t>
                          </m:r>
                        </m:e>
                        <m:sub>
                          <m:r>
                            <w:rPr>
                              <w:rFonts w:ascii="Cambria Math" w:hAnsi="Cambria Math"/>
                              <w:sz w:val="24"/>
                              <w:szCs w:val="24"/>
                              <w:lang w:val="fr-FR"/>
                            </w:rPr>
                            <m:t>humain</m:t>
                          </m:r>
                        </m:sub>
                      </m:sSub>
                    </m:den>
                  </m:f>
                </m:e>
              </m:d>
            </m:e>
            <m:sup>
              <m:r>
                <w:rPr>
                  <w:rFonts w:ascii="Cambria Math" w:hAnsi="Cambria Math"/>
                  <w:sz w:val="24"/>
                  <w:szCs w:val="24"/>
                  <w:lang w:val="fr-FR"/>
                </w:rPr>
                <m:t>1.0</m:t>
              </m:r>
            </m:sup>
          </m:sSup>
        </m:oMath>
      </m:oMathPara>
    </w:p>
    <w:p w14:paraId="1FF917FA" w14:textId="58726AB8" w:rsidR="009B01A8" w:rsidRPr="008E6DFB" w:rsidRDefault="00C2228B">
      <w:pPr>
        <w:rPr>
          <w:lang w:val="fr-FR"/>
        </w:rPr>
      </w:pPr>
      <w:r>
        <w:rPr>
          <w:sz w:val="24"/>
          <w:szCs w:val="24"/>
          <w:lang w:val="fr-FR"/>
        </w:rPr>
        <w:t>Les paramètres PK du T-</w:t>
      </w:r>
      <w:proofErr w:type="spellStart"/>
      <w:r>
        <w:rPr>
          <w:sz w:val="24"/>
          <w:szCs w:val="24"/>
          <w:lang w:val="fr-FR"/>
        </w:rPr>
        <w:t>DXd</w:t>
      </w:r>
      <w:proofErr w:type="spellEnd"/>
      <w:r>
        <w:rPr>
          <w:sz w:val="24"/>
          <w:szCs w:val="24"/>
          <w:lang w:val="fr-FR"/>
        </w:rPr>
        <w:t xml:space="preserve"> chez </w:t>
      </w:r>
      <w:proofErr w:type="gramStart"/>
      <w:r>
        <w:rPr>
          <w:sz w:val="24"/>
          <w:szCs w:val="24"/>
          <w:lang w:val="fr-FR"/>
        </w:rPr>
        <w:t>le rat utilisés</w:t>
      </w:r>
      <w:proofErr w:type="gramEnd"/>
      <w:r>
        <w:rPr>
          <w:sz w:val="24"/>
          <w:szCs w:val="24"/>
          <w:lang w:val="fr-FR"/>
        </w:rPr>
        <w:t xml:space="preserve"> dans le modèle </w:t>
      </w:r>
      <w:commentRangeStart w:id="283"/>
      <w:commentRangeStart w:id="284"/>
      <w:r>
        <w:rPr>
          <w:sz w:val="24"/>
          <w:szCs w:val="24"/>
          <w:lang w:val="fr-FR"/>
        </w:rPr>
        <w:t>sont</w:t>
      </w:r>
      <w:commentRangeEnd w:id="283"/>
      <w:r w:rsidR="005B42D9">
        <w:rPr>
          <w:rStyle w:val="CommentReference"/>
          <w:sz w:val="24"/>
          <w:szCs w:val="24"/>
          <w:lang w:val="fr-FR"/>
        </w:rPr>
        <w:commentReference w:id="283"/>
      </w:r>
      <w:commentRangeEnd w:id="284"/>
      <w:r>
        <w:rPr>
          <w:rStyle w:val="CommentReference"/>
        </w:rPr>
        <w:commentReference w:id="284"/>
      </w:r>
      <w:r>
        <w:rPr>
          <w:sz w:val="24"/>
          <w:szCs w:val="24"/>
          <w:lang w:val="fr-FR"/>
        </w:rPr>
        <w:t xml:space="preserve"> :</w:t>
      </w:r>
    </w:p>
    <w:tbl>
      <w:tblPr>
        <w:tblStyle w:val="Tramemoyenne1-Accent1"/>
        <w:tblW w:w="0" w:type="auto"/>
        <w:tblLook w:val="04A0" w:firstRow="1" w:lastRow="0" w:firstColumn="1" w:lastColumn="0" w:noHBand="0" w:noVBand="1"/>
        <w:tblPrChange w:id="285" w:author="PETAIN Aurelie" w:date="2026-06-08T10:51:00Z" w16du:dateUtc="2026-06-08T08:51:00Z">
          <w:tblPr>
            <w:tblStyle w:val="Tramemoyenne1-Accent1"/>
            <w:tblW w:w="0" w:type="auto"/>
            <w:tblLook w:val="04A0" w:firstRow="1" w:lastRow="0" w:firstColumn="1" w:lastColumn="0" w:noHBand="0" w:noVBand="1"/>
          </w:tblPr>
        </w:tblPrChange>
      </w:tblPr>
      <w:tblGrid>
        <w:gridCol w:w="1668"/>
        <w:gridCol w:w="3402"/>
        <w:gridCol w:w="4053"/>
        <w:tblGridChange w:id="286">
          <w:tblGrid>
            <w:gridCol w:w="1668"/>
            <w:gridCol w:w="1373"/>
            <w:gridCol w:w="2029"/>
            <w:gridCol w:w="1012"/>
            <w:gridCol w:w="3041"/>
          </w:tblGrid>
        </w:tblGridChange>
      </w:tblGrid>
      <w:tr w:rsidR="00477516" w14:paraId="2E383676" w14:textId="77777777" w:rsidTr="008667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Change w:id="287" w:author="PETAIN Aurelie" w:date="2026-06-08T10:51:00Z" w16du:dateUtc="2026-06-08T08:51:00Z">
              <w:tcPr>
                <w:tcW w:w="3041" w:type="dxa"/>
                <w:gridSpan w:val="2"/>
              </w:tcPr>
            </w:tcPrChange>
          </w:tcPr>
          <w:p w14:paraId="7D52E46A" w14:textId="77777777" w:rsidR="00477516" w:rsidRDefault="00C2228B">
            <w:pPr>
              <w:cnfStyle w:val="101000000000" w:firstRow="1" w:lastRow="0" w:firstColumn="1" w:lastColumn="0" w:oddVBand="0" w:evenVBand="0" w:oddHBand="0" w:evenHBand="0" w:firstRowFirstColumn="0" w:firstRowLastColumn="0" w:lastRowFirstColumn="0" w:lastRowLastColumn="0"/>
            </w:pPr>
            <w:proofErr w:type="spellStart"/>
            <w:r>
              <w:t>Paramètre</w:t>
            </w:r>
            <w:proofErr w:type="spellEnd"/>
          </w:p>
        </w:tc>
        <w:tc>
          <w:tcPr>
            <w:tcW w:w="3402" w:type="dxa"/>
            <w:tcPrChange w:id="288" w:author="PETAIN Aurelie" w:date="2026-06-08T10:51:00Z" w16du:dateUtc="2026-06-08T08:51:00Z">
              <w:tcPr>
                <w:tcW w:w="3041" w:type="dxa"/>
                <w:gridSpan w:val="2"/>
              </w:tcPr>
            </w:tcPrChange>
          </w:tcPr>
          <w:p w14:paraId="7011A71F" w14:textId="34A18614" w:rsidR="00477516" w:rsidRDefault="00C2228B">
            <w:pPr>
              <w:cnfStyle w:val="100000000000" w:firstRow="1" w:lastRow="0" w:firstColumn="0" w:lastColumn="0" w:oddVBand="0" w:evenVBand="0" w:oddHBand="0" w:evenHBand="0" w:firstRowFirstColumn="0" w:firstRowLastColumn="0" w:lastRowFirstColumn="0" w:lastRowLastColumn="0"/>
            </w:pPr>
            <w:r>
              <w:t xml:space="preserve">Valeur </w:t>
            </w:r>
            <w:del w:id="289" w:author="GUIGNARD Davy" w:date="2026-06-08T14:23:00Z" w16du:dateUtc="2026-06-08T12:23:00Z">
              <w:r w:rsidDel="00494834">
                <w:delText>(rat)</w:delText>
              </w:r>
            </w:del>
          </w:p>
        </w:tc>
        <w:tc>
          <w:tcPr>
            <w:tcW w:w="4053" w:type="dxa"/>
            <w:tcPrChange w:id="290" w:author="PETAIN Aurelie" w:date="2026-06-08T10:51:00Z" w16du:dateUtc="2026-06-08T08:51:00Z">
              <w:tcPr>
                <w:tcW w:w="3041" w:type="dxa"/>
              </w:tcPr>
            </w:tcPrChange>
          </w:tcPr>
          <w:p w14:paraId="704550C3" w14:textId="77777777" w:rsidR="00477516" w:rsidRDefault="00C2228B">
            <w:pPr>
              <w:cnfStyle w:val="100000000000" w:firstRow="1" w:lastRow="0" w:firstColumn="0" w:lastColumn="0" w:oddVBand="0" w:evenVBand="0" w:oddHBand="0" w:evenHBand="0" w:firstRowFirstColumn="0" w:firstRowLastColumn="0" w:lastRowFirstColumn="0" w:lastRowLastColumn="0"/>
            </w:pPr>
            <w:proofErr w:type="spellStart"/>
            <w:r>
              <w:t>Unité</w:t>
            </w:r>
            <w:proofErr w:type="spellEnd"/>
          </w:p>
        </w:tc>
      </w:tr>
      <w:tr w:rsidR="00477516" w14:paraId="48070A5F" w14:textId="77777777" w:rsidTr="00866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Change w:id="291" w:author="PETAIN Aurelie" w:date="2026-06-08T10:51:00Z" w16du:dateUtc="2026-06-08T08:51:00Z">
              <w:tcPr>
                <w:tcW w:w="3041" w:type="dxa"/>
                <w:gridSpan w:val="2"/>
              </w:tcPr>
            </w:tcPrChange>
          </w:tcPr>
          <w:p w14:paraId="3D8E1CD1" w14:textId="77777777" w:rsidR="00477516" w:rsidRDefault="00C2228B">
            <w:pPr>
              <w:cnfStyle w:val="001000100000" w:firstRow="0" w:lastRow="0" w:firstColumn="1" w:lastColumn="0" w:oddVBand="0" w:evenVBand="0" w:oddHBand="1" w:evenHBand="0" w:firstRowFirstColumn="0" w:firstRowLastColumn="0" w:lastRowFirstColumn="0" w:lastRowLastColumn="0"/>
            </w:pPr>
            <w:r>
              <w:t>CL</w:t>
            </w:r>
          </w:p>
        </w:tc>
        <w:tc>
          <w:tcPr>
            <w:tcW w:w="3402" w:type="dxa"/>
            <w:tcPrChange w:id="292" w:author="PETAIN Aurelie" w:date="2026-06-08T10:51:00Z" w16du:dateUtc="2026-06-08T08:51:00Z">
              <w:tcPr>
                <w:tcW w:w="3041" w:type="dxa"/>
                <w:gridSpan w:val="2"/>
              </w:tcPr>
            </w:tcPrChange>
          </w:tcPr>
          <w:p w14:paraId="0FF45080" w14:textId="77777777" w:rsidR="00477516" w:rsidRDefault="00C2228B">
            <w:pPr>
              <w:cnfStyle w:val="000000100000" w:firstRow="0" w:lastRow="0" w:firstColumn="0" w:lastColumn="0" w:oddVBand="0" w:evenVBand="0" w:oddHBand="1" w:evenHBand="0" w:firstRowFirstColumn="0" w:firstRowLastColumn="0" w:lastRowFirstColumn="0" w:lastRowLastColumn="0"/>
            </w:pPr>
            <w:r>
              <w:t>7,2</w:t>
            </w:r>
          </w:p>
        </w:tc>
        <w:tc>
          <w:tcPr>
            <w:tcW w:w="4053" w:type="dxa"/>
            <w:tcPrChange w:id="293" w:author="PETAIN Aurelie" w:date="2026-06-08T10:51:00Z" w16du:dateUtc="2026-06-08T08:51:00Z">
              <w:tcPr>
                <w:tcW w:w="3041" w:type="dxa"/>
              </w:tcPr>
            </w:tcPrChange>
          </w:tcPr>
          <w:p w14:paraId="2AC0F86C" w14:textId="77777777" w:rsidR="00477516" w:rsidRDefault="00C2228B">
            <w:pPr>
              <w:cnfStyle w:val="000000100000" w:firstRow="0" w:lastRow="0" w:firstColumn="0" w:lastColumn="0" w:oddVBand="0" w:evenVBand="0" w:oddHBand="1" w:evenHBand="0" w:firstRowFirstColumn="0" w:firstRowLastColumn="0" w:lastRowFirstColumn="0" w:lastRowLastColumn="0"/>
            </w:pPr>
            <w:r>
              <w:t>mL/h/kg</w:t>
            </w:r>
          </w:p>
        </w:tc>
      </w:tr>
      <w:tr w:rsidR="00477516" w14:paraId="67F60B67" w14:textId="77777777" w:rsidTr="008667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Change w:id="294" w:author="PETAIN Aurelie" w:date="2026-06-08T10:51:00Z" w16du:dateUtc="2026-06-08T08:51:00Z">
              <w:tcPr>
                <w:tcW w:w="3041" w:type="dxa"/>
                <w:gridSpan w:val="2"/>
              </w:tcPr>
            </w:tcPrChange>
          </w:tcPr>
          <w:p w14:paraId="5125AEC2" w14:textId="77777777" w:rsidR="00477516" w:rsidRDefault="00C2228B">
            <w:pPr>
              <w:cnfStyle w:val="001000010000" w:firstRow="0" w:lastRow="0" w:firstColumn="1" w:lastColumn="0" w:oddVBand="0" w:evenVBand="0" w:oddHBand="0" w:evenHBand="1" w:firstRowFirstColumn="0" w:firstRowLastColumn="0" w:lastRowFirstColumn="0" w:lastRowLastColumn="0"/>
            </w:pPr>
            <w:r>
              <w:t>V1</w:t>
            </w:r>
          </w:p>
        </w:tc>
        <w:tc>
          <w:tcPr>
            <w:tcW w:w="3402" w:type="dxa"/>
            <w:tcPrChange w:id="295" w:author="PETAIN Aurelie" w:date="2026-06-08T10:51:00Z" w16du:dateUtc="2026-06-08T08:51:00Z">
              <w:tcPr>
                <w:tcW w:w="3041" w:type="dxa"/>
                <w:gridSpan w:val="2"/>
              </w:tcPr>
            </w:tcPrChange>
          </w:tcPr>
          <w:p w14:paraId="2DAE36EC" w14:textId="77777777" w:rsidR="00477516" w:rsidRDefault="00C2228B">
            <w:pPr>
              <w:cnfStyle w:val="000000010000" w:firstRow="0" w:lastRow="0" w:firstColumn="0" w:lastColumn="0" w:oddVBand="0" w:evenVBand="0" w:oddHBand="0" w:evenHBand="1" w:firstRowFirstColumn="0" w:firstRowLastColumn="0" w:lastRowFirstColumn="0" w:lastRowLastColumn="0"/>
            </w:pPr>
            <w:r>
              <w:t>65,0</w:t>
            </w:r>
          </w:p>
        </w:tc>
        <w:tc>
          <w:tcPr>
            <w:tcW w:w="4053" w:type="dxa"/>
            <w:tcPrChange w:id="296" w:author="PETAIN Aurelie" w:date="2026-06-08T10:51:00Z" w16du:dateUtc="2026-06-08T08:51:00Z">
              <w:tcPr>
                <w:tcW w:w="3041" w:type="dxa"/>
              </w:tcPr>
            </w:tcPrChange>
          </w:tcPr>
          <w:p w14:paraId="0F7DCB89" w14:textId="77777777" w:rsidR="00477516" w:rsidRDefault="00C2228B">
            <w:pPr>
              <w:cnfStyle w:val="000000010000" w:firstRow="0" w:lastRow="0" w:firstColumn="0" w:lastColumn="0" w:oddVBand="0" w:evenVBand="0" w:oddHBand="0" w:evenHBand="1" w:firstRowFirstColumn="0" w:firstRowLastColumn="0" w:lastRowFirstColumn="0" w:lastRowLastColumn="0"/>
            </w:pPr>
            <w:r>
              <w:t>mL/kg</w:t>
            </w:r>
          </w:p>
        </w:tc>
      </w:tr>
      <w:tr w:rsidR="00477516" w14:paraId="35159CA2" w14:textId="77777777" w:rsidTr="00866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Change w:id="297" w:author="PETAIN Aurelie" w:date="2026-06-08T10:51:00Z" w16du:dateUtc="2026-06-08T08:51:00Z">
              <w:tcPr>
                <w:tcW w:w="3041" w:type="dxa"/>
                <w:gridSpan w:val="2"/>
              </w:tcPr>
            </w:tcPrChange>
          </w:tcPr>
          <w:p w14:paraId="652056F1" w14:textId="77777777" w:rsidR="00477516" w:rsidRDefault="00C2228B">
            <w:pPr>
              <w:cnfStyle w:val="001000100000" w:firstRow="0" w:lastRow="0" w:firstColumn="1" w:lastColumn="0" w:oddVBand="0" w:evenVBand="0" w:oddHBand="1" w:evenHBand="0" w:firstRowFirstColumn="0" w:firstRowLastColumn="0" w:lastRowFirstColumn="0" w:lastRowLastColumn="0"/>
            </w:pPr>
            <w:r>
              <w:t>Q</w:t>
            </w:r>
          </w:p>
        </w:tc>
        <w:tc>
          <w:tcPr>
            <w:tcW w:w="3402" w:type="dxa"/>
            <w:tcPrChange w:id="298" w:author="PETAIN Aurelie" w:date="2026-06-08T10:51:00Z" w16du:dateUtc="2026-06-08T08:51:00Z">
              <w:tcPr>
                <w:tcW w:w="3041" w:type="dxa"/>
                <w:gridSpan w:val="2"/>
              </w:tcPr>
            </w:tcPrChange>
          </w:tcPr>
          <w:p w14:paraId="24B4444D" w14:textId="77777777" w:rsidR="00477516" w:rsidRDefault="00C2228B">
            <w:pPr>
              <w:cnfStyle w:val="000000100000" w:firstRow="0" w:lastRow="0" w:firstColumn="0" w:lastColumn="0" w:oddVBand="0" w:evenVBand="0" w:oddHBand="1" w:evenHBand="0" w:firstRowFirstColumn="0" w:firstRowLastColumn="0" w:lastRowFirstColumn="0" w:lastRowLastColumn="0"/>
            </w:pPr>
            <w:r>
              <w:t>3,8</w:t>
            </w:r>
          </w:p>
        </w:tc>
        <w:tc>
          <w:tcPr>
            <w:tcW w:w="4053" w:type="dxa"/>
            <w:tcPrChange w:id="299" w:author="PETAIN Aurelie" w:date="2026-06-08T10:51:00Z" w16du:dateUtc="2026-06-08T08:51:00Z">
              <w:tcPr>
                <w:tcW w:w="3041" w:type="dxa"/>
              </w:tcPr>
            </w:tcPrChange>
          </w:tcPr>
          <w:p w14:paraId="32AD1544" w14:textId="77777777" w:rsidR="00477516" w:rsidRDefault="00C2228B">
            <w:pPr>
              <w:cnfStyle w:val="000000100000" w:firstRow="0" w:lastRow="0" w:firstColumn="0" w:lastColumn="0" w:oddVBand="0" w:evenVBand="0" w:oddHBand="1" w:evenHBand="0" w:firstRowFirstColumn="0" w:firstRowLastColumn="0" w:lastRowFirstColumn="0" w:lastRowLastColumn="0"/>
            </w:pPr>
            <w:r>
              <w:t>mL/h/kg</w:t>
            </w:r>
          </w:p>
        </w:tc>
      </w:tr>
      <w:tr w:rsidR="00477516" w14:paraId="46E2DDD3" w14:textId="77777777" w:rsidTr="008667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Change w:id="300" w:author="PETAIN Aurelie" w:date="2026-06-08T10:51:00Z" w16du:dateUtc="2026-06-08T08:51:00Z">
              <w:tcPr>
                <w:tcW w:w="3041" w:type="dxa"/>
                <w:gridSpan w:val="2"/>
              </w:tcPr>
            </w:tcPrChange>
          </w:tcPr>
          <w:p w14:paraId="1926BEE8" w14:textId="77777777" w:rsidR="00477516" w:rsidRDefault="00C2228B">
            <w:pPr>
              <w:cnfStyle w:val="001000010000" w:firstRow="0" w:lastRow="0" w:firstColumn="1" w:lastColumn="0" w:oddVBand="0" w:evenVBand="0" w:oddHBand="0" w:evenHBand="1" w:firstRowFirstColumn="0" w:firstRowLastColumn="0" w:lastRowFirstColumn="0" w:lastRowLastColumn="0"/>
            </w:pPr>
            <w:r>
              <w:t>V2</w:t>
            </w:r>
          </w:p>
        </w:tc>
        <w:tc>
          <w:tcPr>
            <w:tcW w:w="3402" w:type="dxa"/>
            <w:tcPrChange w:id="301" w:author="PETAIN Aurelie" w:date="2026-06-08T10:51:00Z" w16du:dateUtc="2026-06-08T08:51:00Z">
              <w:tcPr>
                <w:tcW w:w="3041" w:type="dxa"/>
                <w:gridSpan w:val="2"/>
              </w:tcPr>
            </w:tcPrChange>
          </w:tcPr>
          <w:p w14:paraId="7E768BC4" w14:textId="77777777" w:rsidR="00477516" w:rsidRDefault="00C2228B">
            <w:pPr>
              <w:cnfStyle w:val="000000010000" w:firstRow="0" w:lastRow="0" w:firstColumn="0" w:lastColumn="0" w:oddVBand="0" w:evenVBand="0" w:oddHBand="0" w:evenHBand="1" w:firstRowFirstColumn="0" w:firstRowLastColumn="0" w:lastRowFirstColumn="0" w:lastRowLastColumn="0"/>
            </w:pPr>
            <w:r>
              <w:t>42,0</w:t>
            </w:r>
          </w:p>
        </w:tc>
        <w:tc>
          <w:tcPr>
            <w:tcW w:w="4053" w:type="dxa"/>
            <w:tcPrChange w:id="302" w:author="PETAIN Aurelie" w:date="2026-06-08T10:51:00Z" w16du:dateUtc="2026-06-08T08:51:00Z">
              <w:tcPr>
                <w:tcW w:w="3041" w:type="dxa"/>
              </w:tcPr>
            </w:tcPrChange>
          </w:tcPr>
          <w:p w14:paraId="24DCD4F7" w14:textId="77777777" w:rsidR="00477516" w:rsidRDefault="00C2228B">
            <w:pPr>
              <w:cnfStyle w:val="000000010000" w:firstRow="0" w:lastRow="0" w:firstColumn="0" w:lastColumn="0" w:oddVBand="0" w:evenVBand="0" w:oddHBand="0" w:evenHBand="1" w:firstRowFirstColumn="0" w:firstRowLastColumn="0" w:lastRowFirstColumn="0" w:lastRowLastColumn="0"/>
            </w:pPr>
            <w:r>
              <w:t>mL/kg</w:t>
            </w:r>
          </w:p>
        </w:tc>
      </w:tr>
      <w:tr w:rsidR="00477516" w14:paraId="28262472" w14:textId="77777777" w:rsidTr="00866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Change w:id="303" w:author="PETAIN Aurelie" w:date="2026-06-08T10:51:00Z" w16du:dateUtc="2026-06-08T08:51:00Z">
              <w:tcPr>
                <w:tcW w:w="3041" w:type="dxa"/>
                <w:gridSpan w:val="2"/>
              </w:tcPr>
            </w:tcPrChange>
          </w:tcPr>
          <w:p w14:paraId="0864B62E" w14:textId="77777777" w:rsidR="00477516" w:rsidRDefault="00C2228B">
            <w:pPr>
              <w:cnfStyle w:val="001000100000" w:firstRow="0" w:lastRow="0" w:firstColumn="1" w:lastColumn="0" w:oddVBand="0" w:evenVBand="0" w:oddHBand="1" w:evenHBand="0" w:firstRowFirstColumn="0" w:firstRowLastColumn="0" w:lastRowFirstColumn="0" w:lastRowLastColumn="0"/>
            </w:pPr>
            <w:r>
              <w:t>t½β</w:t>
            </w:r>
          </w:p>
        </w:tc>
        <w:tc>
          <w:tcPr>
            <w:tcW w:w="3402" w:type="dxa"/>
            <w:tcPrChange w:id="304" w:author="PETAIN Aurelie" w:date="2026-06-08T10:51:00Z" w16du:dateUtc="2026-06-08T08:51:00Z">
              <w:tcPr>
                <w:tcW w:w="3041" w:type="dxa"/>
                <w:gridSpan w:val="2"/>
              </w:tcPr>
            </w:tcPrChange>
          </w:tcPr>
          <w:p w14:paraId="1AADC3FA" w14:textId="77777777" w:rsidR="00477516" w:rsidRDefault="00C2228B">
            <w:pPr>
              <w:cnfStyle w:val="000000100000" w:firstRow="0" w:lastRow="0" w:firstColumn="0" w:lastColumn="0" w:oddVBand="0" w:evenVBand="0" w:oddHBand="1" w:evenHBand="0" w:firstRowFirstColumn="0" w:firstRowLastColumn="0" w:lastRowFirstColumn="0" w:lastRowLastColumn="0"/>
            </w:pPr>
            <w:r>
              <w:t>4,1</w:t>
            </w:r>
          </w:p>
        </w:tc>
        <w:tc>
          <w:tcPr>
            <w:tcW w:w="4053" w:type="dxa"/>
            <w:tcPrChange w:id="305" w:author="PETAIN Aurelie" w:date="2026-06-08T10:51:00Z" w16du:dateUtc="2026-06-08T08:51:00Z">
              <w:tcPr>
                <w:tcW w:w="3041" w:type="dxa"/>
              </w:tcPr>
            </w:tcPrChange>
          </w:tcPr>
          <w:p w14:paraId="17440951" w14:textId="77777777" w:rsidR="00477516" w:rsidRDefault="00C2228B" w:rsidP="00BF3AB3">
            <w:pPr>
              <w:keepNext/>
              <w:cnfStyle w:val="000000100000" w:firstRow="0" w:lastRow="0" w:firstColumn="0" w:lastColumn="0" w:oddVBand="0" w:evenVBand="0" w:oddHBand="1" w:evenHBand="0" w:firstRowFirstColumn="0" w:firstRowLastColumn="0" w:lastRowFirstColumn="0" w:lastRowLastColumn="0"/>
            </w:pPr>
            <w:proofErr w:type="spellStart"/>
            <w:r>
              <w:t>jours</w:t>
            </w:r>
            <w:proofErr w:type="spellEnd"/>
          </w:p>
        </w:tc>
      </w:tr>
    </w:tbl>
    <w:p w14:paraId="3AF5DF03" w14:textId="29CB9A1F" w:rsidR="00EB7F02" w:rsidRPr="00BF3AB3" w:rsidRDefault="00EB7F02">
      <w:pPr>
        <w:pStyle w:val="Lgende"/>
        <w:rPr>
          <w:lang w:val="fr-FR"/>
        </w:rPr>
      </w:pPr>
      <w:r w:rsidRPr="00BF3AB3">
        <w:rPr>
          <w:lang w:val="fr-FR"/>
        </w:rPr>
        <w:t xml:space="preserve">Table </w:t>
      </w:r>
      <w:r>
        <w:fldChar w:fldCharType="begin"/>
      </w:r>
      <w:r w:rsidRPr="00BF3AB3">
        <w:rPr>
          <w:lang w:val="fr-FR"/>
        </w:rPr>
        <w:instrText xml:space="preserve"> SEQ Table \* ARABIC </w:instrText>
      </w:r>
      <w:r>
        <w:fldChar w:fldCharType="separate"/>
      </w:r>
      <w:r w:rsidR="00BF3AB3">
        <w:rPr>
          <w:noProof/>
          <w:lang w:val="fr-FR"/>
        </w:rPr>
        <w:t>7</w:t>
      </w:r>
      <w:r>
        <w:fldChar w:fldCharType="end"/>
      </w:r>
      <w:r w:rsidRPr="00BF3AB3">
        <w:rPr>
          <w:lang w:val="fr-FR"/>
        </w:rPr>
        <w:t xml:space="preserve"> Paramètres PK du T-</w:t>
      </w:r>
      <w:proofErr w:type="spellStart"/>
      <w:r w:rsidRPr="00BF3AB3">
        <w:rPr>
          <w:lang w:val="fr-FR"/>
        </w:rPr>
        <w:t>DXd</w:t>
      </w:r>
      <w:proofErr w:type="spellEnd"/>
      <w:r w:rsidRPr="00BF3AB3">
        <w:rPr>
          <w:lang w:val="fr-FR"/>
        </w:rPr>
        <w:t xml:space="preserve"> chez le rat (modèle 2 compartiments)</w:t>
      </w:r>
    </w:p>
    <w:p w14:paraId="0DBA0952" w14:textId="73942FDE" w:rsidR="008047E3" w:rsidDel="003237C6" w:rsidRDefault="008047E3" w:rsidP="008047E3">
      <w:pPr>
        <w:spacing w:after="120"/>
        <w:jc w:val="both"/>
        <w:rPr>
          <w:del w:id="306" w:author="GUIGNARD Davy" w:date="2026-06-08T14:27:00Z" w16du:dateUtc="2026-06-08T12:27:00Z"/>
          <w:rFonts w:ascii="Times New Roman" w:hAnsi="Times New Roman"/>
          <w:sz w:val="24"/>
          <w:szCs w:val="24"/>
          <w:lang w:val="fr-FR"/>
        </w:rPr>
      </w:pPr>
      <w:del w:id="307" w:author="GUIGNARD Davy" w:date="2026-06-08T14:27:00Z" w16du:dateUtc="2026-06-08T12:27:00Z">
        <w:r w:rsidDel="003237C6">
          <w:rPr>
            <w:rFonts w:ascii="Times New Roman" w:hAnsi="Times New Roman"/>
            <w:sz w:val="24"/>
            <w:szCs w:val="24"/>
            <w:lang w:val="fr-FR"/>
          </w:rPr>
          <w:lastRenderedPageBreak/>
          <w:delText>Pour la pharmacodynami</w:delText>
        </w:r>
      </w:del>
      <w:ins w:id="308" w:author="PETAIN Aurelie" w:date="2026-06-06T20:54:00Z" w16du:dateUtc="2026-06-06T18:54:00Z">
        <w:del w:id="309" w:author="GUIGNARD Davy" w:date="2026-06-08T14:27:00Z" w16du:dateUtc="2026-06-08T12:27:00Z">
          <w:r w:rsidR="009D0FDA" w:rsidDel="003237C6">
            <w:rPr>
              <w:rFonts w:ascii="Times New Roman" w:hAnsi="Times New Roman"/>
              <w:sz w:val="24"/>
              <w:szCs w:val="24"/>
              <w:lang w:val="fr-FR"/>
            </w:rPr>
            <w:delText>e</w:delText>
          </w:r>
        </w:del>
      </w:ins>
      <w:del w:id="310" w:author="GUIGNARD Davy" w:date="2026-06-08T14:27:00Z" w16du:dateUtc="2026-06-08T12:27:00Z">
        <w:r w:rsidDel="003237C6">
          <w:rPr>
            <w:rFonts w:ascii="Times New Roman" w:hAnsi="Times New Roman"/>
            <w:sz w:val="24"/>
            <w:szCs w:val="24"/>
            <w:lang w:val="fr-FR"/>
          </w:rPr>
          <w:delText>que, les paramètres Slope_MPP et Slope_CMP ont été conservés tels quels depuis Fornari (2019) (carboplatine rat). Seul Slope_MEP a été recalibré visuellement sur les profils réticulocytaires simulés, afin de corriger une surestimation de la suppression érythroïde spécifique au T-DXd. Ces valeurs rat ont ensuite servi de point de départ pour la calibration des Slopes humains.</w:delText>
        </w:r>
      </w:del>
    </w:p>
    <w:p w14:paraId="5364124A" w14:textId="16FD47BE" w:rsidR="004D4993" w:rsidDel="003237C6" w:rsidRDefault="004D4993" w:rsidP="008047E3">
      <w:pPr>
        <w:spacing w:after="120"/>
        <w:jc w:val="both"/>
        <w:rPr>
          <w:del w:id="311" w:author="GUIGNARD Davy" w:date="2026-06-08T14:27:00Z" w16du:dateUtc="2026-06-08T12:27:00Z"/>
          <w:sz w:val="24"/>
          <w:szCs w:val="24"/>
          <w:lang w:val="fr-FR"/>
        </w:rPr>
      </w:pPr>
    </w:p>
    <w:p w14:paraId="2F38830D" w14:textId="0DB613AD" w:rsidR="00EB7F02" w:rsidDel="003237C6" w:rsidRDefault="00EB7F02" w:rsidP="008047E3">
      <w:pPr>
        <w:spacing w:after="120"/>
        <w:jc w:val="both"/>
        <w:rPr>
          <w:del w:id="312" w:author="GUIGNARD Davy" w:date="2026-06-08T14:27:00Z" w16du:dateUtc="2026-06-08T12:27:00Z"/>
          <w:sz w:val="24"/>
          <w:szCs w:val="24"/>
          <w:lang w:val="fr-FR"/>
        </w:rPr>
      </w:pPr>
    </w:p>
    <w:p w14:paraId="413179FD" w14:textId="1D1D8A8C" w:rsidR="00EB7F02" w:rsidDel="003237C6" w:rsidRDefault="00EB7F02" w:rsidP="008047E3">
      <w:pPr>
        <w:spacing w:after="120"/>
        <w:jc w:val="both"/>
        <w:rPr>
          <w:del w:id="313" w:author="GUIGNARD Davy" w:date="2026-06-08T14:27:00Z" w16du:dateUtc="2026-06-08T12:27:00Z"/>
          <w:sz w:val="24"/>
          <w:szCs w:val="24"/>
          <w:lang w:val="fr-FR"/>
        </w:rPr>
      </w:pPr>
    </w:p>
    <w:p w14:paraId="7615DCF9" w14:textId="1158E744" w:rsidR="00EB7F02" w:rsidDel="003237C6" w:rsidRDefault="00EB7F02" w:rsidP="008047E3">
      <w:pPr>
        <w:spacing w:after="120"/>
        <w:jc w:val="both"/>
        <w:rPr>
          <w:del w:id="314" w:author="GUIGNARD Davy" w:date="2026-06-08T14:27:00Z" w16du:dateUtc="2026-06-08T12:27:00Z"/>
          <w:sz w:val="24"/>
          <w:szCs w:val="24"/>
          <w:lang w:val="fr-FR"/>
        </w:rPr>
      </w:pPr>
    </w:p>
    <w:p w14:paraId="6D64BDE6" w14:textId="1AACDD58" w:rsidR="00EB7F02" w:rsidRPr="006D414D" w:rsidDel="003237C6" w:rsidRDefault="00EB7F02" w:rsidP="008047E3">
      <w:pPr>
        <w:spacing w:after="120"/>
        <w:jc w:val="both"/>
        <w:rPr>
          <w:del w:id="315" w:author="GUIGNARD Davy" w:date="2026-06-08T14:27:00Z" w16du:dateUtc="2026-06-08T12:27:00Z"/>
          <w:sz w:val="24"/>
          <w:szCs w:val="24"/>
          <w:lang w:val="fr-FR"/>
        </w:rPr>
      </w:pPr>
    </w:p>
    <w:p w14:paraId="6E0E27C7" w14:textId="3FC65B54" w:rsidR="00477516" w:rsidRPr="006D414D" w:rsidDel="003237C6" w:rsidRDefault="00C2228B">
      <w:pPr>
        <w:rPr>
          <w:del w:id="316" w:author="GUIGNARD Davy" w:date="2026-06-08T14:27:00Z" w16du:dateUtc="2026-06-08T12:27:00Z"/>
          <w:sz w:val="24"/>
          <w:szCs w:val="24"/>
          <w:lang w:val="fr-FR"/>
        </w:rPr>
      </w:pPr>
      <w:del w:id="317" w:author="GUIGNARD Davy" w:date="2026-06-08T14:27:00Z" w16du:dateUtc="2026-06-08T12:27:00Z">
        <w:r w:rsidDel="003237C6">
          <w:rPr>
            <w:sz w:val="24"/>
            <w:szCs w:val="24"/>
            <w:lang w:val="fr-FR"/>
          </w:rPr>
          <w:delText>Les paramètres Slope calibrés sur données hématologiques de rat sont :</w:delText>
        </w:r>
      </w:del>
    </w:p>
    <w:tbl>
      <w:tblPr>
        <w:tblStyle w:val="Tramemoyenne1-Accent1"/>
        <w:tblW w:w="0" w:type="auto"/>
        <w:tblLook w:val="04A0" w:firstRow="1" w:lastRow="0" w:firstColumn="1" w:lastColumn="0" w:noHBand="0" w:noVBand="1"/>
      </w:tblPr>
      <w:tblGrid>
        <w:gridCol w:w="2280"/>
        <w:gridCol w:w="2280"/>
        <w:gridCol w:w="2280"/>
        <w:gridCol w:w="2280"/>
      </w:tblGrid>
      <w:tr w:rsidR="00477516" w:rsidRPr="00F72638" w:rsidDel="003237C6" w14:paraId="4DC061FE" w14:textId="032C6390" w:rsidTr="009B01A8">
        <w:trPr>
          <w:cnfStyle w:val="100000000000" w:firstRow="1" w:lastRow="0" w:firstColumn="0" w:lastColumn="0" w:oddVBand="0" w:evenVBand="0" w:oddHBand="0" w:evenHBand="0" w:firstRowFirstColumn="0" w:firstRowLastColumn="0" w:lastRowFirstColumn="0" w:lastRowLastColumn="0"/>
          <w:del w:id="318" w:author="GUIGNARD Davy" w:date="2026-06-08T14:27:00Z"/>
        </w:trPr>
        <w:tc>
          <w:tcPr>
            <w:cnfStyle w:val="001000000000" w:firstRow="0" w:lastRow="0" w:firstColumn="1" w:lastColumn="0" w:oddVBand="0" w:evenVBand="0" w:oddHBand="0" w:evenHBand="0" w:firstRowFirstColumn="0" w:firstRowLastColumn="0" w:lastRowFirstColumn="0" w:lastRowLastColumn="0"/>
            <w:tcW w:w="2280" w:type="dxa"/>
          </w:tcPr>
          <w:p w14:paraId="3018F63B" w14:textId="2049B5BC" w:rsidR="00477516" w:rsidRPr="00F72638" w:rsidDel="003237C6" w:rsidRDefault="00C2228B">
            <w:pPr>
              <w:rPr>
                <w:del w:id="319" w:author="GUIGNARD Davy" w:date="2026-06-08T14:27:00Z" w16du:dateUtc="2026-06-08T12:27:00Z"/>
                <w:lang w:val="fr-FR"/>
                <w:rPrChange w:id="320" w:author="HASSANI Omar" w:date="2026-06-08T22:45:00Z" w16du:dateUtc="2026-06-08T20:45:00Z">
                  <w:rPr>
                    <w:del w:id="321" w:author="GUIGNARD Davy" w:date="2026-06-08T14:27:00Z" w16du:dateUtc="2026-06-08T12:27:00Z"/>
                  </w:rPr>
                </w:rPrChange>
              </w:rPr>
            </w:pPr>
            <w:del w:id="322" w:author="GUIGNARD Davy" w:date="2026-06-08T14:27:00Z" w16du:dateUtc="2026-06-08T12:27:00Z">
              <w:r w:rsidRPr="00F72638" w:rsidDel="003237C6">
                <w:rPr>
                  <w:lang w:val="fr-FR"/>
                  <w:rPrChange w:id="323" w:author="HASSANI Omar" w:date="2026-06-08T22:45:00Z" w16du:dateUtc="2026-06-08T20:45:00Z">
                    <w:rPr/>
                  </w:rPrChange>
                </w:rPr>
                <w:delText>Paramètre</w:delText>
              </w:r>
            </w:del>
          </w:p>
        </w:tc>
        <w:tc>
          <w:tcPr>
            <w:tcW w:w="2280" w:type="dxa"/>
          </w:tcPr>
          <w:p w14:paraId="48AAEF81" w14:textId="5ED92156" w:rsidR="00477516" w:rsidRPr="00F72638" w:rsidDel="003237C6" w:rsidRDefault="00C2228B">
            <w:pPr>
              <w:cnfStyle w:val="100000000000" w:firstRow="1" w:lastRow="0" w:firstColumn="0" w:lastColumn="0" w:oddVBand="0" w:evenVBand="0" w:oddHBand="0" w:evenHBand="0" w:firstRowFirstColumn="0" w:firstRowLastColumn="0" w:lastRowFirstColumn="0" w:lastRowLastColumn="0"/>
              <w:rPr>
                <w:del w:id="324" w:author="GUIGNARD Davy" w:date="2026-06-08T14:27:00Z" w16du:dateUtc="2026-06-08T12:27:00Z"/>
                <w:lang w:val="fr-FR"/>
                <w:rPrChange w:id="325" w:author="HASSANI Omar" w:date="2026-06-08T22:45:00Z" w16du:dateUtc="2026-06-08T20:45:00Z">
                  <w:rPr>
                    <w:del w:id="326" w:author="GUIGNARD Davy" w:date="2026-06-08T14:27:00Z" w16du:dateUtc="2026-06-08T12:27:00Z"/>
                  </w:rPr>
                </w:rPrChange>
              </w:rPr>
            </w:pPr>
            <w:del w:id="327" w:author="GUIGNARD Davy" w:date="2026-06-08T14:27:00Z" w16du:dateUtc="2026-06-08T12:27:00Z">
              <w:r w:rsidRPr="00F72638" w:rsidDel="003237C6">
                <w:rPr>
                  <w:lang w:val="fr-FR"/>
                  <w:rPrChange w:id="328" w:author="HASSANI Omar" w:date="2026-06-08T22:45:00Z" w16du:dateUtc="2026-06-08T20:45:00Z">
                    <w:rPr/>
                  </w:rPrChange>
                </w:rPr>
                <w:delText>Valeur calibrée</w:delText>
              </w:r>
            </w:del>
          </w:p>
        </w:tc>
        <w:tc>
          <w:tcPr>
            <w:tcW w:w="2280" w:type="dxa"/>
          </w:tcPr>
          <w:p w14:paraId="60B2F8EF" w14:textId="29E80DF5" w:rsidR="00477516" w:rsidRPr="00F72638" w:rsidDel="003237C6" w:rsidRDefault="00C2228B">
            <w:pPr>
              <w:cnfStyle w:val="100000000000" w:firstRow="1" w:lastRow="0" w:firstColumn="0" w:lastColumn="0" w:oddVBand="0" w:evenVBand="0" w:oddHBand="0" w:evenHBand="0" w:firstRowFirstColumn="0" w:firstRowLastColumn="0" w:lastRowFirstColumn="0" w:lastRowLastColumn="0"/>
              <w:rPr>
                <w:del w:id="329" w:author="GUIGNARD Davy" w:date="2026-06-08T14:27:00Z" w16du:dateUtc="2026-06-08T12:27:00Z"/>
                <w:lang w:val="fr-FR"/>
                <w:rPrChange w:id="330" w:author="HASSANI Omar" w:date="2026-06-08T22:45:00Z" w16du:dateUtc="2026-06-08T20:45:00Z">
                  <w:rPr>
                    <w:del w:id="331" w:author="GUIGNARD Davy" w:date="2026-06-08T14:27:00Z" w16du:dateUtc="2026-06-08T12:27:00Z"/>
                  </w:rPr>
                </w:rPrChange>
              </w:rPr>
            </w:pPr>
            <w:del w:id="332" w:author="GUIGNARD Davy" w:date="2026-06-08T14:27:00Z" w16du:dateUtc="2026-06-08T12:27:00Z">
              <w:r w:rsidRPr="00F72638" w:rsidDel="003237C6">
                <w:rPr>
                  <w:lang w:val="fr-FR"/>
                  <w:rPrChange w:id="333" w:author="HASSANI Omar" w:date="2026-06-08T22:45:00Z" w16du:dateUtc="2026-06-08T20:45:00Z">
                    <w:rPr/>
                  </w:rPrChange>
                </w:rPr>
                <w:delText>Unité</w:delText>
              </w:r>
            </w:del>
          </w:p>
        </w:tc>
        <w:tc>
          <w:tcPr>
            <w:tcW w:w="2280" w:type="dxa"/>
          </w:tcPr>
          <w:p w14:paraId="4D04D731" w14:textId="4284FEB6" w:rsidR="00477516" w:rsidRPr="00F72638" w:rsidDel="003237C6" w:rsidRDefault="00C2228B">
            <w:pPr>
              <w:cnfStyle w:val="100000000000" w:firstRow="1" w:lastRow="0" w:firstColumn="0" w:lastColumn="0" w:oddVBand="0" w:evenVBand="0" w:oddHBand="0" w:evenHBand="0" w:firstRowFirstColumn="0" w:firstRowLastColumn="0" w:lastRowFirstColumn="0" w:lastRowLastColumn="0"/>
              <w:rPr>
                <w:del w:id="334" w:author="GUIGNARD Davy" w:date="2026-06-08T14:27:00Z" w16du:dateUtc="2026-06-08T12:27:00Z"/>
                <w:lang w:val="fr-FR"/>
                <w:rPrChange w:id="335" w:author="HASSANI Omar" w:date="2026-06-08T22:45:00Z" w16du:dateUtc="2026-06-08T20:45:00Z">
                  <w:rPr>
                    <w:del w:id="336" w:author="GUIGNARD Davy" w:date="2026-06-08T14:27:00Z" w16du:dateUtc="2026-06-08T12:27:00Z"/>
                  </w:rPr>
                </w:rPrChange>
              </w:rPr>
            </w:pPr>
            <w:del w:id="337" w:author="GUIGNARD Davy" w:date="2026-06-08T14:27:00Z" w16du:dateUtc="2026-06-08T12:27:00Z">
              <w:r w:rsidRPr="00F72638" w:rsidDel="003237C6">
                <w:rPr>
                  <w:lang w:val="fr-FR"/>
                  <w:rPrChange w:id="338" w:author="HASSANI Omar" w:date="2026-06-08T22:45:00Z" w16du:dateUtc="2026-06-08T20:45:00Z">
                    <w:rPr/>
                  </w:rPrChange>
                </w:rPr>
                <w:delText>Lignée cible</w:delText>
              </w:r>
            </w:del>
          </w:p>
        </w:tc>
      </w:tr>
      <w:tr w:rsidR="00477516" w:rsidRPr="00F72638" w:rsidDel="003237C6" w14:paraId="65FBE0AB" w14:textId="1F1AC1E4" w:rsidTr="009B01A8">
        <w:trPr>
          <w:cnfStyle w:val="000000100000" w:firstRow="0" w:lastRow="0" w:firstColumn="0" w:lastColumn="0" w:oddVBand="0" w:evenVBand="0" w:oddHBand="1" w:evenHBand="0" w:firstRowFirstColumn="0" w:firstRowLastColumn="0" w:lastRowFirstColumn="0" w:lastRowLastColumn="0"/>
          <w:del w:id="339" w:author="GUIGNARD Davy" w:date="2026-06-08T14:27:00Z"/>
        </w:trPr>
        <w:tc>
          <w:tcPr>
            <w:cnfStyle w:val="001000000000" w:firstRow="0" w:lastRow="0" w:firstColumn="1" w:lastColumn="0" w:oddVBand="0" w:evenVBand="0" w:oddHBand="0" w:evenHBand="0" w:firstRowFirstColumn="0" w:firstRowLastColumn="0" w:lastRowFirstColumn="0" w:lastRowLastColumn="0"/>
            <w:tcW w:w="2280" w:type="dxa"/>
          </w:tcPr>
          <w:p w14:paraId="687C3C64" w14:textId="2CF43EBD" w:rsidR="00477516" w:rsidRPr="00F72638" w:rsidDel="003237C6" w:rsidRDefault="00C2228B">
            <w:pPr>
              <w:rPr>
                <w:del w:id="340" w:author="GUIGNARD Davy" w:date="2026-06-08T14:27:00Z" w16du:dateUtc="2026-06-08T12:27:00Z"/>
                <w:lang w:val="fr-FR"/>
                <w:rPrChange w:id="341" w:author="HASSANI Omar" w:date="2026-06-08T22:45:00Z" w16du:dateUtc="2026-06-08T20:45:00Z">
                  <w:rPr>
                    <w:del w:id="342" w:author="GUIGNARD Davy" w:date="2026-06-08T14:27:00Z" w16du:dateUtc="2026-06-08T12:27:00Z"/>
                  </w:rPr>
                </w:rPrChange>
              </w:rPr>
            </w:pPr>
            <w:del w:id="343" w:author="GUIGNARD Davy" w:date="2026-06-08T14:27:00Z" w16du:dateUtc="2026-06-08T12:27:00Z">
              <w:r w:rsidRPr="00F72638" w:rsidDel="003237C6">
                <w:rPr>
                  <w:lang w:val="fr-FR"/>
                  <w:rPrChange w:id="344" w:author="HASSANI Omar" w:date="2026-06-08T22:45:00Z" w16du:dateUtc="2026-06-08T20:45:00Z">
                    <w:rPr/>
                  </w:rPrChange>
                </w:rPr>
                <w:delText>Slope_MPP</w:delText>
              </w:r>
            </w:del>
          </w:p>
        </w:tc>
        <w:tc>
          <w:tcPr>
            <w:tcW w:w="2280" w:type="dxa"/>
          </w:tcPr>
          <w:p w14:paraId="0125B07C" w14:textId="7510AB34" w:rsidR="00477516" w:rsidRPr="00F72638" w:rsidDel="003237C6" w:rsidRDefault="00C2228B">
            <w:pPr>
              <w:cnfStyle w:val="000000100000" w:firstRow="0" w:lastRow="0" w:firstColumn="0" w:lastColumn="0" w:oddVBand="0" w:evenVBand="0" w:oddHBand="1" w:evenHBand="0" w:firstRowFirstColumn="0" w:firstRowLastColumn="0" w:lastRowFirstColumn="0" w:lastRowLastColumn="0"/>
              <w:rPr>
                <w:del w:id="345" w:author="GUIGNARD Davy" w:date="2026-06-08T14:27:00Z" w16du:dateUtc="2026-06-08T12:27:00Z"/>
                <w:lang w:val="fr-FR"/>
                <w:rPrChange w:id="346" w:author="HASSANI Omar" w:date="2026-06-08T22:45:00Z" w16du:dateUtc="2026-06-08T20:45:00Z">
                  <w:rPr>
                    <w:del w:id="347" w:author="GUIGNARD Davy" w:date="2026-06-08T14:27:00Z" w16du:dateUtc="2026-06-08T12:27:00Z"/>
                  </w:rPr>
                </w:rPrChange>
              </w:rPr>
            </w:pPr>
            <w:del w:id="348" w:author="GUIGNARD Davy" w:date="2026-06-08T14:27:00Z" w16du:dateUtc="2026-06-08T12:27:00Z">
              <w:r w:rsidRPr="00F72638" w:rsidDel="003237C6">
                <w:rPr>
                  <w:lang w:val="fr-FR"/>
                  <w:rPrChange w:id="349" w:author="HASSANI Omar" w:date="2026-06-08T22:45:00Z" w16du:dateUtc="2026-06-08T20:45:00Z">
                    <w:rPr/>
                  </w:rPrChange>
                </w:rPr>
                <w:delText>0,18</w:delText>
              </w:r>
            </w:del>
          </w:p>
        </w:tc>
        <w:tc>
          <w:tcPr>
            <w:tcW w:w="2280" w:type="dxa"/>
          </w:tcPr>
          <w:p w14:paraId="1DF02498" w14:textId="5435368D" w:rsidR="00477516" w:rsidRPr="00F72638" w:rsidDel="003237C6" w:rsidRDefault="00C2228B">
            <w:pPr>
              <w:cnfStyle w:val="000000100000" w:firstRow="0" w:lastRow="0" w:firstColumn="0" w:lastColumn="0" w:oddVBand="0" w:evenVBand="0" w:oddHBand="1" w:evenHBand="0" w:firstRowFirstColumn="0" w:firstRowLastColumn="0" w:lastRowFirstColumn="0" w:lastRowLastColumn="0"/>
              <w:rPr>
                <w:del w:id="350" w:author="GUIGNARD Davy" w:date="2026-06-08T14:27:00Z" w16du:dateUtc="2026-06-08T12:27:00Z"/>
                <w:lang w:val="fr-FR"/>
                <w:rPrChange w:id="351" w:author="HASSANI Omar" w:date="2026-06-08T22:45:00Z" w16du:dateUtc="2026-06-08T20:45:00Z">
                  <w:rPr>
                    <w:del w:id="352" w:author="GUIGNARD Davy" w:date="2026-06-08T14:27:00Z" w16du:dateUtc="2026-06-08T12:27:00Z"/>
                  </w:rPr>
                </w:rPrChange>
              </w:rPr>
            </w:pPr>
            <w:del w:id="353" w:author="GUIGNARD Davy" w:date="2026-06-08T14:27:00Z" w16du:dateUtc="2026-06-08T12:27:00Z">
              <w:r w:rsidRPr="00F72638" w:rsidDel="003237C6">
                <w:rPr>
                  <w:lang w:val="fr-FR"/>
                  <w:rPrChange w:id="354" w:author="HASSANI Omar" w:date="2026-06-08T22:45:00Z" w16du:dateUtc="2026-06-08T20:45:00Z">
                    <w:rPr/>
                  </w:rPrChange>
                </w:rPr>
                <w:delText>µM⁻¹</w:delText>
              </w:r>
            </w:del>
          </w:p>
        </w:tc>
        <w:tc>
          <w:tcPr>
            <w:tcW w:w="2280" w:type="dxa"/>
          </w:tcPr>
          <w:p w14:paraId="20B8A0C1" w14:textId="1F51C5B7" w:rsidR="00477516" w:rsidRPr="00F72638" w:rsidDel="003237C6" w:rsidRDefault="00C2228B">
            <w:pPr>
              <w:cnfStyle w:val="000000100000" w:firstRow="0" w:lastRow="0" w:firstColumn="0" w:lastColumn="0" w:oddVBand="0" w:evenVBand="0" w:oddHBand="1" w:evenHBand="0" w:firstRowFirstColumn="0" w:firstRowLastColumn="0" w:lastRowFirstColumn="0" w:lastRowLastColumn="0"/>
              <w:rPr>
                <w:del w:id="355" w:author="GUIGNARD Davy" w:date="2026-06-08T14:27:00Z" w16du:dateUtc="2026-06-08T12:27:00Z"/>
                <w:lang w:val="fr-FR"/>
                <w:rPrChange w:id="356" w:author="HASSANI Omar" w:date="2026-06-08T22:45:00Z" w16du:dateUtc="2026-06-08T20:45:00Z">
                  <w:rPr>
                    <w:del w:id="357" w:author="GUIGNARD Davy" w:date="2026-06-08T14:27:00Z" w16du:dateUtc="2026-06-08T12:27:00Z"/>
                  </w:rPr>
                </w:rPrChange>
              </w:rPr>
            </w:pPr>
            <w:del w:id="358" w:author="GUIGNARD Davy" w:date="2026-06-08T14:27:00Z" w16du:dateUtc="2026-06-08T12:27:00Z">
              <w:r w:rsidRPr="00F72638" w:rsidDel="003237C6">
                <w:rPr>
                  <w:lang w:val="fr-FR"/>
                  <w:rPrChange w:id="359" w:author="HASSANI Omar" w:date="2026-06-08T22:45:00Z" w16du:dateUtc="2026-06-08T20:45:00Z">
                    <w:rPr/>
                  </w:rPrChange>
                </w:rPr>
                <w:delText>Progéniteurs multipotents</w:delText>
              </w:r>
            </w:del>
          </w:p>
        </w:tc>
      </w:tr>
      <w:tr w:rsidR="00477516" w:rsidRPr="00F72638" w:rsidDel="003237C6" w14:paraId="527772E4" w14:textId="3E89B7BF" w:rsidTr="009B01A8">
        <w:trPr>
          <w:cnfStyle w:val="000000010000" w:firstRow="0" w:lastRow="0" w:firstColumn="0" w:lastColumn="0" w:oddVBand="0" w:evenVBand="0" w:oddHBand="0" w:evenHBand="1" w:firstRowFirstColumn="0" w:firstRowLastColumn="0" w:lastRowFirstColumn="0" w:lastRowLastColumn="0"/>
          <w:del w:id="360" w:author="GUIGNARD Davy" w:date="2026-06-08T14:27:00Z"/>
        </w:trPr>
        <w:tc>
          <w:tcPr>
            <w:cnfStyle w:val="001000000000" w:firstRow="0" w:lastRow="0" w:firstColumn="1" w:lastColumn="0" w:oddVBand="0" w:evenVBand="0" w:oddHBand="0" w:evenHBand="0" w:firstRowFirstColumn="0" w:firstRowLastColumn="0" w:lastRowFirstColumn="0" w:lastRowLastColumn="0"/>
            <w:tcW w:w="2280" w:type="dxa"/>
          </w:tcPr>
          <w:p w14:paraId="0AE6EC6F" w14:textId="2062D987" w:rsidR="00477516" w:rsidRPr="00F72638" w:rsidDel="003237C6" w:rsidRDefault="00C2228B">
            <w:pPr>
              <w:rPr>
                <w:del w:id="361" w:author="GUIGNARD Davy" w:date="2026-06-08T14:27:00Z" w16du:dateUtc="2026-06-08T12:27:00Z"/>
                <w:lang w:val="fr-FR"/>
                <w:rPrChange w:id="362" w:author="HASSANI Omar" w:date="2026-06-08T22:45:00Z" w16du:dateUtc="2026-06-08T20:45:00Z">
                  <w:rPr>
                    <w:del w:id="363" w:author="GUIGNARD Davy" w:date="2026-06-08T14:27:00Z" w16du:dateUtc="2026-06-08T12:27:00Z"/>
                  </w:rPr>
                </w:rPrChange>
              </w:rPr>
            </w:pPr>
            <w:del w:id="364" w:author="GUIGNARD Davy" w:date="2026-06-08T14:27:00Z" w16du:dateUtc="2026-06-08T12:27:00Z">
              <w:r w:rsidRPr="00F72638" w:rsidDel="003237C6">
                <w:rPr>
                  <w:lang w:val="fr-FR"/>
                  <w:rPrChange w:id="365" w:author="HASSANI Omar" w:date="2026-06-08T22:45:00Z" w16du:dateUtc="2026-06-08T20:45:00Z">
                    <w:rPr/>
                  </w:rPrChange>
                </w:rPr>
                <w:delText>Slope_CMP</w:delText>
              </w:r>
            </w:del>
          </w:p>
        </w:tc>
        <w:tc>
          <w:tcPr>
            <w:tcW w:w="2280" w:type="dxa"/>
          </w:tcPr>
          <w:p w14:paraId="5809141F" w14:textId="2D6F7B1D" w:rsidR="00477516" w:rsidRPr="00F72638" w:rsidDel="003237C6" w:rsidRDefault="00C2228B">
            <w:pPr>
              <w:cnfStyle w:val="000000010000" w:firstRow="0" w:lastRow="0" w:firstColumn="0" w:lastColumn="0" w:oddVBand="0" w:evenVBand="0" w:oddHBand="0" w:evenHBand="1" w:firstRowFirstColumn="0" w:firstRowLastColumn="0" w:lastRowFirstColumn="0" w:lastRowLastColumn="0"/>
              <w:rPr>
                <w:del w:id="366" w:author="GUIGNARD Davy" w:date="2026-06-08T14:27:00Z" w16du:dateUtc="2026-06-08T12:27:00Z"/>
                <w:lang w:val="fr-FR"/>
                <w:rPrChange w:id="367" w:author="HASSANI Omar" w:date="2026-06-08T22:45:00Z" w16du:dateUtc="2026-06-08T20:45:00Z">
                  <w:rPr>
                    <w:del w:id="368" w:author="GUIGNARD Davy" w:date="2026-06-08T14:27:00Z" w16du:dateUtc="2026-06-08T12:27:00Z"/>
                  </w:rPr>
                </w:rPrChange>
              </w:rPr>
            </w:pPr>
            <w:del w:id="369" w:author="GUIGNARD Davy" w:date="2026-06-08T14:27:00Z" w16du:dateUtc="2026-06-08T12:27:00Z">
              <w:r w:rsidRPr="00F72638" w:rsidDel="003237C6">
                <w:rPr>
                  <w:lang w:val="fr-FR"/>
                  <w:rPrChange w:id="370" w:author="HASSANI Omar" w:date="2026-06-08T22:45:00Z" w16du:dateUtc="2026-06-08T20:45:00Z">
                    <w:rPr/>
                  </w:rPrChange>
                </w:rPr>
                <w:delText>0,12</w:delText>
              </w:r>
            </w:del>
          </w:p>
        </w:tc>
        <w:tc>
          <w:tcPr>
            <w:tcW w:w="2280" w:type="dxa"/>
          </w:tcPr>
          <w:p w14:paraId="6F55D322" w14:textId="38D00314" w:rsidR="00477516" w:rsidRPr="00F72638" w:rsidDel="003237C6" w:rsidRDefault="00C2228B">
            <w:pPr>
              <w:cnfStyle w:val="000000010000" w:firstRow="0" w:lastRow="0" w:firstColumn="0" w:lastColumn="0" w:oddVBand="0" w:evenVBand="0" w:oddHBand="0" w:evenHBand="1" w:firstRowFirstColumn="0" w:firstRowLastColumn="0" w:lastRowFirstColumn="0" w:lastRowLastColumn="0"/>
              <w:rPr>
                <w:del w:id="371" w:author="GUIGNARD Davy" w:date="2026-06-08T14:27:00Z" w16du:dateUtc="2026-06-08T12:27:00Z"/>
                <w:lang w:val="fr-FR"/>
                <w:rPrChange w:id="372" w:author="HASSANI Omar" w:date="2026-06-08T22:45:00Z" w16du:dateUtc="2026-06-08T20:45:00Z">
                  <w:rPr>
                    <w:del w:id="373" w:author="GUIGNARD Davy" w:date="2026-06-08T14:27:00Z" w16du:dateUtc="2026-06-08T12:27:00Z"/>
                  </w:rPr>
                </w:rPrChange>
              </w:rPr>
            </w:pPr>
            <w:del w:id="374" w:author="GUIGNARD Davy" w:date="2026-06-08T14:27:00Z" w16du:dateUtc="2026-06-08T12:27:00Z">
              <w:r w:rsidRPr="00F72638" w:rsidDel="003237C6">
                <w:rPr>
                  <w:lang w:val="fr-FR"/>
                  <w:rPrChange w:id="375" w:author="HASSANI Omar" w:date="2026-06-08T22:45:00Z" w16du:dateUtc="2026-06-08T20:45:00Z">
                    <w:rPr/>
                  </w:rPrChange>
                </w:rPr>
                <w:delText>µM⁻¹</w:delText>
              </w:r>
            </w:del>
          </w:p>
        </w:tc>
        <w:tc>
          <w:tcPr>
            <w:tcW w:w="2280" w:type="dxa"/>
          </w:tcPr>
          <w:p w14:paraId="4A91B271" w14:textId="3552A4D1" w:rsidR="00477516" w:rsidRPr="00F72638" w:rsidDel="003237C6" w:rsidRDefault="00C2228B">
            <w:pPr>
              <w:cnfStyle w:val="000000010000" w:firstRow="0" w:lastRow="0" w:firstColumn="0" w:lastColumn="0" w:oddVBand="0" w:evenVBand="0" w:oddHBand="0" w:evenHBand="1" w:firstRowFirstColumn="0" w:firstRowLastColumn="0" w:lastRowFirstColumn="0" w:lastRowLastColumn="0"/>
              <w:rPr>
                <w:del w:id="376" w:author="GUIGNARD Davy" w:date="2026-06-08T14:27:00Z" w16du:dateUtc="2026-06-08T12:27:00Z"/>
                <w:lang w:val="fr-FR"/>
                <w:rPrChange w:id="377" w:author="HASSANI Omar" w:date="2026-06-08T22:45:00Z" w16du:dateUtc="2026-06-08T20:45:00Z">
                  <w:rPr>
                    <w:del w:id="378" w:author="GUIGNARD Davy" w:date="2026-06-08T14:27:00Z" w16du:dateUtc="2026-06-08T12:27:00Z"/>
                  </w:rPr>
                </w:rPrChange>
              </w:rPr>
            </w:pPr>
            <w:del w:id="379" w:author="GUIGNARD Davy" w:date="2026-06-08T14:27:00Z" w16du:dateUtc="2026-06-08T12:27:00Z">
              <w:r w:rsidRPr="00F72638" w:rsidDel="003237C6">
                <w:rPr>
                  <w:lang w:val="fr-FR"/>
                  <w:rPrChange w:id="380" w:author="HASSANI Omar" w:date="2026-06-08T22:45:00Z" w16du:dateUtc="2026-06-08T20:45:00Z">
                    <w:rPr/>
                  </w:rPrChange>
                </w:rPr>
                <w:delText>Progéniteurs myéloïdes</w:delText>
              </w:r>
            </w:del>
          </w:p>
        </w:tc>
      </w:tr>
      <w:tr w:rsidR="00477516" w:rsidRPr="00F72638" w:rsidDel="003237C6" w14:paraId="6948C215" w14:textId="01312EE2" w:rsidTr="009B01A8">
        <w:trPr>
          <w:cnfStyle w:val="000000100000" w:firstRow="0" w:lastRow="0" w:firstColumn="0" w:lastColumn="0" w:oddVBand="0" w:evenVBand="0" w:oddHBand="1" w:evenHBand="0" w:firstRowFirstColumn="0" w:firstRowLastColumn="0" w:lastRowFirstColumn="0" w:lastRowLastColumn="0"/>
          <w:del w:id="381" w:author="GUIGNARD Davy" w:date="2026-06-08T14:27:00Z"/>
        </w:trPr>
        <w:tc>
          <w:tcPr>
            <w:cnfStyle w:val="001000000000" w:firstRow="0" w:lastRow="0" w:firstColumn="1" w:lastColumn="0" w:oddVBand="0" w:evenVBand="0" w:oddHBand="0" w:evenHBand="0" w:firstRowFirstColumn="0" w:firstRowLastColumn="0" w:lastRowFirstColumn="0" w:lastRowLastColumn="0"/>
            <w:tcW w:w="2280" w:type="dxa"/>
          </w:tcPr>
          <w:p w14:paraId="4B7F6680" w14:textId="725D8F76" w:rsidR="00477516" w:rsidRPr="00F72638" w:rsidDel="003237C6" w:rsidRDefault="00C2228B">
            <w:pPr>
              <w:rPr>
                <w:del w:id="382" w:author="GUIGNARD Davy" w:date="2026-06-08T14:27:00Z" w16du:dateUtc="2026-06-08T12:27:00Z"/>
                <w:lang w:val="fr-FR"/>
                <w:rPrChange w:id="383" w:author="HASSANI Omar" w:date="2026-06-08T22:45:00Z" w16du:dateUtc="2026-06-08T20:45:00Z">
                  <w:rPr>
                    <w:del w:id="384" w:author="GUIGNARD Davy" w:date="2026-06-08T14:27:00Z" w16du:dateUtc="2026-06-08T12:27:00Z"/>
                  </w:rPr>
                </w:rPrChange>
              </w:rPr>
            </w:pPr>
            <w:del w:id="385" w:author="GUIGNARD Davy" w:date="2026-06-08T14:27:00Z" w16du:dateUtc="2026-06-08T12:27:00Z">
              <w:r w:rsidRPr="00F72638" w:rsidDel="003237C6">
                <w:rPr>
                  <w:lang w:val="fr-FR"/>
                  <w:rPrChange w:id="386" w:author="HASSANI Omar" w:date="2026-06-08T22:45:00Z" w16du:dateUtc="2026-06-08T20:45:00Z">
                    <w:rPr/>
                  </w:rPrChange>
                </w:rPr>
                <w:delText>Slope_MEP</w:delText>
              </w:r>
            </w:del>
          </w:p>
        </w:tc>
        <w:tc>
          <w:tcPr>
            <w:tcW w:w="2280" w:type="dxa"/>
          </w:tcPr>
          <w:p w14:paraId="718C15E3" w14:textId="1037B54F" w:rsidR="00477516" w:rsidRPr="00F72638" w:rsidDel="003237C6" w:rsidRDefault="00C2228B">
            <w:pPr>
              <w:cnfStyle w:val="000000100000" w:firstRow="0" w:lastRow="0" w:firstColumn="0" w:lastColumn="0" w:oddVBand="0" w:evenVBand="0" w:oddHBand="1" w:evenHBand="0" w:firstRowFirstColumn="0" w:firstRowLastColumn="0" w:lastRowFirstColumn="0" w:lastRowLastColumn="0"/>
              <w:rPr>
                <w:del w:id="387" w:author="GUIGNARD Davy" w:date="2026-06-08T14:27:00Z" w16du:dateUtc="2026-06-08T12:27:00Z"/>
                <w:lang w:val="fr-FR"/>
                <w:rPrChange w:id="388" w:author="HASSANI Omar" w:date="2026-06-08T22:45:00Z" w16du:dateUtc="2026-06-08T20:45:00Z">
                  <w:rPr>
                    <w:del w:id="389" w:author="GUIGNARD Davy" w:date="2026-06-08T14:27:00Z" w16du:dateUtc="2026-06-08T12:27:00Z"/>
                  </w:rPr>
                </w:rPrChange>
              </w:rPr>
            </w:pPr>
            <w:del w:id="390" w:author="GUIGNARD Davy" w:date="2026-06-08T14:27:00Z" w16du:dateUtc="2026-06-08T12:27:00Z">
              <w:r w:rsidRPr="00F72638" w:rsidDel="003237C6">
                <w:rPr>
                  <w:lang w:val="fr-FR"/>
                  <w:rPrChange w:id="391" w:author="HASSANI Omar" w:date="2026-06-08T22:45:00Z" w16du:dateUtc="2026-06-08T20:45:00Z">
                    <w:rPr/>
                  </w:rPrChange>
                </w:rPr>
                <w:delText>0,21</w:delText>
              </w:r>
            </w:del>
          </w:p>
        </w:tc>
        <w:tc>
          <w:tcPr>
            <w:tcW w:w="2280" w:type="dxa"/>
          </w:tcPr>
          <w:p w14:paraId="26309A0E" w14:textId="00841BC1" w:rsidR="00477516" w:rsidRPr="00F72638" w:rsidDel="003237C6" w:rsidRDefault="00C2228B">
            <w:pPr>
              <w:cnfStyle w:val="000000100000" w:firstRow="0" w:lastRow="0" w:firstColumn="0" w:lastColumn="0" w:oddVBand="0" w:evenVBand="0" w:oddHBand="1" w:evenHBand="0" w:firstRowFirstColumn="0" w:firstRowLastColumn="0" w:lastRowFirstColumn="0" w:lastRowLastColumn="0"/>
              <w:rPr>
                <w:del w:id="392" w:author="GUIGNARD Davy" w:date="2026-06-08T14:27:00Z" w16du:dateUtc="2026-06-08T12:27:00Z"/>
                <w:lang w:val="fr-FR"/>
                <w:rPrChange w:id="393" w:author="HASSANI Omar" w:date="2026-06-08T22:45:00Z" w16du:dateUtc="2026-06-08T20:45:00Z">
                  <w:rPr>
                    <w:del w:id="394" w:author="GUIGNARD Davy" w:date="2026-06-08T14:27:00Z" w16du:dateUtc="2026-06-08T12:27:00Z"/>
                  </w:rPr>
                </w:rPrChange>
              </w:rPr>
            </w:pPr>
            <w:del w:id="395" w:author="GUIGNARD Davy" w:date="2026-06-08T14:27:00Z" w16du:dateUtc="2026-06-08T12:27:00Z">
              <w:r w:rsidRPr="00F72638" w:rsidDel="003237C6">
                <w:rPr>
                  <w:lang w:val="fr-FR"/>
                  <w:rPrChange w:id="396" w:author="HASSANI Omar" w:date="2026-06-08T22:45:00Z" w16du:dateUtc="2026-06-08T20:45:00Z">
                    <w:rPr/>
                  </w:rPrChange>
                </w:rPr>
                <w:delText>µM⁻¹</w:delText>
              </w:r>
            </w:del>
          </w:p>
        </w:tc>
        <w:tc>
          <w:tcPr>
            <w:tcW w:w="2280" w:type="dxa"/>
          </w:tcPr>
          <w:p w14:paraId="3192D6D7" w14:textId="3B6A89B1" w:rsidR="00477516" w:rsidRPr="00F72638" w:rsidDel="003237C6" w:rsidRDefault="00C2228B" w:rsidP="00BF3AB3">
            <w:pPr>
              <w:keepNext/>
              <w:cnfStyle w:val="000000100000" w:firstRow="0" w:lastRow="0" w:firstColumn="0" w:lastColumn="0" w:oddVBand="0" w:evenVBand="0" w:oddHBand="1" w:evenHBand="0" w:firstRowFirstColumn="0" w:firstRowLastColumn="0" w:lastRowFirstColumn="0" w:lastRowLastColumn="0"/>
              <w:rPr>
                <w:del w:id="397" w:author="GUIGNARD Davy" w:date="2026-06-08T14:27:00Z" w16du:dateUtc="2026-06-08T12:27:00Z"/>
                <w:lang w:val="fr-FR"/>
                <w:rPrChange w:id="398" w:author="HASSANI Omar" w:date="2026-06-08T22:45:00Z" w16du:dateUtc="2026-06-08T20:45:00Z">
                  <w:rPr>
                    <w:del w:id="399" w:author="GUIGNARD Davy" w:date="2026-06-08T14:27:00Z" w16du:dateUtc="2026-06-08T12:27:00Z"/>
                  </w:rPr>
                </w:rPrChange>
              </w:rPr>
            </w:pPr>
            <w:del w:id="400" w:author="GUIGNARD Davy" w:date="2026-06-08T14:27:00Z" w16du:dateUtc="2026-06-08T12:27:00Z">
              <w:r w:rsidRPr="00F72638" w:rsidDel="003237C6">
                <w:rPr>
                  <w:lang w:val="fr-FR"/>
                  <w:rPrChange w:id="401" w:author="HASSANI Omar" w:date="2026-06-08T22:45:00Z" w16du:dateUtc="2026-06-08T20:45:00Z">
                    <w:rPr/>
                  </w:rPrChange>
                </w:rPr>
                <w:delText>Progéniteurs érythro-mégacaryocytaires</w:delText>
              </w:r>
            </w:del>
          </w:p>
        </w:tc>
      </w:tr>
    </w:tbl>
    <w:p w14:paraId="7D5F1AE3" w14:textId="15B905D7" w:rsidR="00EB7F02" w:rsidRPr="00BF3AB3" w:rsidDel="003237C6" w:rsidRDefault="00EB7F02">
      <w:pPr>
        <w:pStyle w:val="Lgende"/>
        <w:rPr>
          <w:del w:id="402" w:author="GUIGNARD Davy" w:date="2026-06-08T14:27:00Z" w16du:dateUtc="2026-06-08T12:27:00Z"/>
          <w:lang w:val="fr-FR"/>
        </w:rPr>
      </w:pPr>
      <w:bookmarkStart w:id="403" w:name="_Toc231291049"/>
      <w:del w:id="404" w:author="GUIGNARD Davy" w:date="2026-06-08T14:27:00Z" w16du:dateUtc="2026-06-08T12:27:00Z">
        <w:r w:rsidRPr="00BF3AB3" w:rsidDel="003237C6">
          <w:rPr>
            <w:lang w:val="fr-FR"/>
          </w:rPr>
          <w:delText xml:space="preserve">Table </w:delText>
        </w:r>
        <w:r w:rsidDel="003237C6">
          <w:rPr>
            <w:bCs w:val="0"/>
          </w:rPr>
          <w:fldChar w:fldCharType="begin"/>
        </w:r>
        <w:r w:rsidRPr="00BF3AB3" w:rsidDel="003237C6">
          <w:rPr>
            <w:lang w:val="fr-FR"/>
          </w:rPr>
          <w:delInstrText xml:space="preserve"> SEQ Table \* ARABIC </w:delInstrText>
        </w:r>
        <w:r w:rsidDel="003237C6">
          <w:rPr>
            <w:bCs w:val="0"/>
          </w:rPr>
          <w:fldChar w:fldCharType="separate"/>
        </w:r>
        <w:r w:rsidR="00BF3AB3" w:rsidDel="003237C6">
          <w:rPr>
            <w:noProof/>
            <w:lang w:val="fr-FR"/>
          </w:rPr>
          <w:delText>8</w:delText>
        </w:r>
        <w:r w:rsidDel="003237C6">
          <w:rPr>
            <w:bCs w:val="0"/>
          </w:rPr>
          <w:fldChar w:fldCharType="end"/>
        </w:r>
        <w:r w:rsidRPr="00BF3AB3" w:rsidDel="003237C6">
          <w:rPr>
            <w:lang w:val="fr-FR"/>
          </w:rPr>
          <w:delText xml:space="preserve"> Paramètres Slope PD calibrés sur données hématologiques de rat</w:delText>
        </w:r>
      </w:del>
    </w:p>
    <w:p w14:paraId="274A8083" w14:textId="77777777" w:rsidR="006573EB" w:rsidRDefault="00C2228B" w:rsidP="00A41DCE">
      <w:pPr>
        <w:pStyle w:val="Titre3"/>
        <w:rPr>
          <w:lang w:val="fr-FR"/>
        </w:rPr>
      </w:pPr>
      <w:commentRangeStart w:id="405"/>
      <w:r>
        <w:rPr>
          <w:lang w:val="fr-FR"/>
        </w:rPr>
        <w:t>3.2.2 Simulation de population humaine (N=</w:t>
      </w:r>
      <w:commentRangeStart w:id="406"/>
      <w:r>
        <w:rPr>
          <w:lang w:val="fr-FR"/>
        </w:rPr>
        <w:t>300</w:t>
      </w:r>
      <w:commentRangeEnd w:id="406"/>
      <w:r w:rsidR="00B1321D">
        <w:rPr>
          <w:rStyle w:val="CommentReference"/>
          <w:sz w:val="22"/>
          <w:szCs w:val="22"/>
          <w:lang w:val="fr-FR"/>
        </w:rPr>
        <w:commentReference w:id="406"/>
      </w:r>
      <w:r>
        <w:rPr>
          <w:lang w:val="fr-FR"/>
        </w:rPr>
        <w:t>)</w:t>
      </w:r>
      <w:bookmarkEnd w:id="403"/>
      <w:commentRangeEnd w:id="405"/>
      <w:r w:rsidR="00894422">
        <w:rPr>
          <w:rStyle w:val="CommentReference"/>
          <w:sz w:val="22"/>
          <w:szCs w:val="22"/>
          <w:lang w:val="fr-FR"/>
        </w:rPr>
        <w:commentReference w:id="405"/>
      </w:r>
    </w:p>
    <w:p w14:paraId="110EBBC8" w14:textId="79D37159" w:rsidR="005D402B" w:rsidRPr="005D402B" w:rsidRDefault="005D402B" w:rsidP="005D402B">
      <w:pPr>
        <w:rPr>
          <w:lang w:val="fr-FR"/>
        </w:rPr>
      </w:pPr>
      <w:r>
        <w:rPr>
          <w:lang w:val="fr-FR"/>
        </w:rPr>
        <w:t>La simulation de population virtuelle (N=300 patients, T-</w:t>
      </w:r>
      <w:proofErr w:type="spellStart"/>
      <w:r>
        <w:rPr>
          <w:lang w:val="fr-FR"/>
        </w:rPr>
        <w:t>DXd</w:t>
      </w:r>
      <w:proofErr w:type="spellEnd"/>
      <w:r>
        <w:rPr>
          <w:lang w:val="fr-FR"/>
        </w:rPr>
        <w:t xml:space="preserve"> 5,4 mg/kg Q3W × 6) a été réalisée en intégrant la variabilité inter-individuelle sur les paramètres PK et PD. </w:t>
      </w:r>
      <w:commentRangeStart w:id="407"/>
      <w:r>
        <w:rPr>
          <w:lang w:val="fr-FR"/>
        </w:rPr>
        <w:t>Les paramètres PK humains de référence, issus de l’analyse de population</w:t>
      </w:r>
      <w:del w:id="408" w:author="PETAIN Aurelie" w:date="2026-06-06T20:57:00Z" w16du:dateUtc="2026-06-06T18:57:00Z">
        <w:r>
          <w:rPr>
            <w:lang w:val="fr-FR"/>
          </w:rPr>
          <w:delText xml:space="preserve"> FDA</w:delText>
        </w:r>
      </w:del>
      <w:r>
        <w:rPr>
          <w:lang w:val="fr-FR"/>
        </w:rPr>
        <w:t>, sont : CL = 0,50 L/h, V1 = 3,1 L, Q = 0,80 L/h, V2 = 2,5 L (pour un patient de 70 kg)</w:t>
      </w:r>
      <w:commentRangeEnd w:id="407"/>
      <w:r w:rsidR="00997F63">
        <w:rPr>
          <w:rStyle w:val="CommentReference"/>
          <w:sz w:val="22"/>
          <w:szCs w:val="22"/>
          <w:lang w:val="fr-FR"/>
        </w:rPr>
        <w:commentReference w:id="407"/>
      </w:r>
      <w:r>
        <w:rPr>
          <w:lang w:val="fr-FR"/>
        </w:rPr>
        <w:t>. Pour chaque patient simulé, le nadir de chaque lignée cellulaire a été extrait sur les 126 jours de suivi (6 cycles) et classifié selon les critères CTCAE v5.</w:t>
      </w:r>
    </w:p>
    <w:p w14:paraId="63326C93" w14:textId="7A6EA7CF" w:rsidR="00EB7F02" w:rsidRDefault="005D402B" w:rsidP="005D402B">
      <w:pPr>
        <w:rPr>
          <w:lang w:val="fr-FR"/>
        </w:rPr>
      </w:pPr>
      <w:commentRangeStart w:id="409"/>
      <w:r>
        <w:rPr>
          <w:lang w:val="fr-FR"/>
        </w:rPr>
        <w:t xml:space="preserve">La comparaison avec les données FDA (BLA 761139, DESTINY-Breast01) repose sur les taux de grades publiés plutôt que sur les profils de cytopénie en fonction du temps, ces derniers n’étant pas disponibles au niveau individuel dans les rapports réglementaires. Cette métrique de grade, directement issue de la classification CTCAE appliquée aux nadirs, constitue l’indicateur cliniquement pertinent pour la gestion des toxicités hématologiques et permet une comparaison directe avec les données de sécurité des essais cliniques. </w:t>
      </w:r>
      <w:commentRangeEnd w:id="409"/>
      <w:r w:rsidR="0025379C">
        <w:rPr>
          <w:rStyle w:val="CommentReference"/>
          <w:sz w:val="22"/>
          <w:szCs w:val="22"/>
          <w:lang w:val="fr-FR"/>
        </w:rPr>
        <w:commentReference w:id="409"/>
      </w:r>
      <w:commentRangeStart w:id="410"/>
      <w:r>
        <w:rPr>
          <w:lang w:val="fr-FR"/>
        </w:rPr>
        <w:t>Les résultats (Tableau 2 et Figure</w:t>
      </w:r>
      <w:r w:rsidRPr="00291BC6">
        <w:rPr>
          <w:highlight w:val="yellow"/>
          <w:lang w:val="fr-FR"/>
          <w:rPrChange w:id="411" w:author="PETAIN Aurelie" w:date="2026-06-08T10:51:00Z" w16du:dateUtc="2026-06-08T08:51:00Z">
            <w:rPr>
              <w:lang w:val="fr-FR"/>
            </w:rPr>
          </w:rPrChange>
        </w:rPr>
        <w:t> X</w:t>
      </w:r>
      <w:r>
        <w:rPr>
          <w:lang w:val="fr-FR"/>
        </w:rPr>
        <w:t xml:space="preserve">) montrent une concordance remarquable : neutropénie tout grade 29,3% (modèle) vs 29% (FDA), </w:t>
      </w:r>
      <w:commentRangeEnd w:id="410"/>
      <w:r w:rsidR="00AA52EC">
        <w:rPr>
          <w:rStyle w:val="CommentReference"/>
          <w:sz w:val="22"/>
          <w:szCs w:val="22"/>
          <w:lang w:val="fr-FR"/>
        </w:rPr>
        <w:commentReference w:id="410"/>
      </w:r>
      <w:r>
        <w:rPr>
          <w:lang w:val="fr-FR"/>
        </w:rPr>
        <w:t xml:space="preserve">G3-4 14% vs 16% ; anémie tout grade 67,7% vs 70%, G3-4 9,6% vs 9%. Les distributions de grades sont visualisées sous forme de barres empilées avec superposition des références FDA (lignes horizontales, tout grade et G3-4 par lignée), permettant une lecture simultanée de la distribution </w:t>
      </w:r>
      <w:ins w:id="412" w:author="GUIGNARD Davy" w:date="2026-06-08T14:58:00Z" w16du:dateUtc="2026-06-08T12:58:00Z">
        <w:r w:rsidR="00B133D4">
          <w:rPr>
            <w:lang w:val="fr-FR"/>
          </w:rPr>
          <w:t xml:space="preserve">du </w:t>
        </w:r>
      </w:ins>
      <w:r>
        <w:rPr>
          <w:lang w:val="fr-FR"/>
        </w:rPr>
        <w:t>modèle et des valeurs observées en essai clinique. Ces résultats sont discutés en section 4.</w:t>
      </w:r>
    </w:p>
    <w:p w14:paraId="678C2484" w14:textId="77777777" w:rsidR="00BF3AB3" w:rsidRPr="00BF3AB3" w:rsidRDefault="00BF3AB3" w:rsidP="005D402B">
      <w:pPr>
        <w:rPr>
          <w:lang w:val="fr-FR"/>
        </w:rPr>
      </w:pPr>
    </w:p>
    <w:tbl>
      <w:tblPr>
        <w:tblStyle w:val="Grilledutableau"/>
        <w:tblW w:w="0" w:type="auto"/>
        <w:tblLook w:val="04A0" w:firstRow="1" w:lastRow="0" w:firstColumn="1" w:lastColumn="0" w:noHBand="0" w:noVBand="1"/>
      </w:tblPr>
      <w:tblGrid>
        <w:gridCol w:w="1928"/>
        <w:gridCol w:w="1329"/>
        <w:gridCol w:w="899"/>
        <w:gridCol w:w="898"/>
        <w:gridCol w:w="899"/>
        <w:gridCol w:w="898"/>
        <w:gridCol w:w="1304"/>
        <w:gridCol w:w="1183"/>
      </w:tblGrid>
      <w:tr w:rsidR="005D402B" w:rsidRPr="005D402B" w14:paraId="18A3CAF6" w14:textId="77777777" w:rsidTr="005D402B">
        <w:tc>
          <w:tcPr>
            <w:tcW w:w="1954" w:type="dxa"/>
            <w:tcBorders>
              <w:top w:val="single" w:sz="4" w:space="0" w:color="auto"/>
              <w:left w:val="single" w:sz="4" w:space="0" w:color="auto"/>
              <w:bottom w:val="single" w:sz="4" w:space="0" w:color="auto"/>
              <w:right w:val="single" w:sz="4" w:space="0" w:color="auto"/>
            </w:tcBorders>
            <w:shd w:val="clear" w:color="auto" w:fill="2C3E50"/>
            <w:hideMark/>
          </w:tcPr>
          <w:p w14:paraId="18753C21" w14:textId="77777777" w:rsidR="005D402B" w:rsidRPr="005D402B" w:rsidRDefault="005D402B" w:rsidP="005D402B">
            <w:pPr>
              <w:spacing w:after="200" w:line="276" w:lineRule="auto"/>
            </w:pPr>
            <w:commentRangeStart w:id="413"/>
            <w:proofErr w:type="spellStart"/>
            <w:r>
              <w:rPr>
                <w:b/>
              </w:rPr>
              <w:t>Toxicité</w:t>
            </w:r>
            <w:proofErr w:type="spellEnd"/>
          </w:p>
        </w:tc>
        <w:tc>
          <w:tcPr>
            <w:tcW w:w="1347" w:type="dxa"/>
            <w:tcBorders>
              <w:top w:val="single" w:sz="4" w:space="0" w:color="auto"/>
              <w:left w:val="single" w:sz="4" w:space="0" w:color="auto"/>
              <w:bottom w:val="single" w:sz="4" w:space="0" w:color="auto"/>
              <w:right w:val="single" w:sz="4" w:space="0" w:color="auto"/>
            </w:tcBorders>
            <w:shd w:val="clear" w:color="auto" w:fill="2C3E50"/>
            <w:hideMark/>
          </w:tcPr>
          <w:p w14:paraId="64908757" w14:textId="77777777" w:rsidR="005D402B" w:rsidRPr="005D402B" w:rsidRDefault="005D402B" w:rsidP="005D402B">
            <w:pPr>
              <w:spacing w:after="200" w:line="276" w:lineRule="auto"/>
            </w:pPr>
            <w:r>
              <w:rPr>
                <w:b/>
              </w:rPr>
              <w:t xml:space="preserve">G0 — </w:t>
            </w:r>
            <w:proofErr w:type="spellStart"/>
            <w:r>
              <w:rPr>
                <w:b/>
              </w:rPr>
              <w:t>Modèle</w:t>
            </w:r>
            <w:proofErr w:type="spellEnd"/>
            <w:r>
              <w:rPr>
                <w:b/>
              </w:rPr>
              <w:t xml:space="preserve"> (%)</w:t>
            </w:r>
          </w:p>
        </w:tc>
        <w:tc>
          <w:tcPr>
            <w:tcW w:w="912" w:type="dxa"/>
            <w:tcBorders>
              <w:top w:val="single" w:sz="4" w:space="0" w:color="auto"/>
              <w:left w:val="single" w:sz="4" w:space="0" w:color="auto"/>
              <w:bottom w:val="single" w:sz="4" w:space="0" w:color="auto"/>
              <w:right w:val="single" w:sz="4" w:space="0" w:color="auto"/>
            </w:tcBorders>
            <w:shd w:val="clear" w:color="auto" w:fill="2C3E50"/>
            <w:hideMark/>
          </w:tcPr>
          <w:p w14:paraId="17A50E24" w14:textId="77777777" w:rsidR="005D402B" w:rsidRPr="005D402B" w:rsidRDefault="005D402B" w:rsidP="005D402B">
            <w:pPr>
              <w:spacing w:after="200" w:line="276" w:lineRule="auto"/>
            </w:pPr>
            <w:r>
              <w:rPr>
                <w:b/>
              </w:rPr>
              <w:t>G1 (%)</w:t>
            </w:r>
          </w:p>
        </w:tc>
        <w:tc>
          <w:tcPr>
            <w:tcW w:w="912" w:type="dxa"/>
            <w:tcBorders>
              <w:top w:val="single" w:sz="4" w:space="0" w:color="auto"/>
              <w:left w:val="single" w:sz="4" w:space="0" w:color="auto"/>
              <w:bottom w:val="single" w:sz="4" w:space="0" w:color="auto"/>
              <w:right w:val="single" w:sz="4" w:space="0" w:color="auto"/>
            </w:tcBorders>
            <w:shd w:val="clear" w:color="auto" w:fill="2C3E50"/>
            <w:hideMark/>
          </w:tcPr>
          <w:p w14:paraId="321C4662" w14:textId="77777777" w:rsidR="005D402B" w:rsidRPr="005D402B" w:rsidRDefault="005D402B" w:rsidP="005D402B">
            <w:pPr>
              <w:spacing w:after="200" w:line="276" w:lineRule="auto"/>
            </w:pPr>
            <w:r>
              <w:rPr>
                <w:b/>
              </w:rPr>
              <w:t>G2 (%)</w:t>
            </w:r>
          </w:p>
        </w:tc>
        <w:tc>
          <w:tcPr>
            <w:tcW w:w="912" w:type="dxa"/>
            <w:tcBorders>
              <w:top w:val="single" w:sz="4" w:space="0" w:color="auto"/>
              <w:left w:val="single" w:sz="4" w:space="0" w:color="auto"/>
              <w:bottom w:val="single" w:sz="4" w:space="0" w:color="auto"/>
              <w:right w:val="single" w:sz="4" w:space="0" w:color="auto"/>
            </w:tcBorders>
            <w:shd w:val="clear" w:color="auto" w:fill="2C3E50"/>
            <w:hideMark/>
          </w:tcPr>
          <w:p w14:paraId="01C4E623" w14:textId="77777777" w:rsidR="005D402B" w:rsidRPr="005D402B" w:rsidRDefault="005D402B" w:rsidP="005D402B">
            <w:pPr>
              <w:spacing w:after="200" w:line="276" w:lineRule="auto"/>
            </w:pPr>
            <w:r>
              <w:rPr>
                <w:b/>
              </w:rPr>
              <w:t>G3 (%)</w:t>
            </w:r>
          </w:p>
        </w:tc>
        <w:tc>
          <w:tcPr>
            <w:tcW w:w="912" w:type="dxa"/>
            <w:tcBorders>
              <w:top w:val="single" w:sz="4" w:space="0" w:color="auto"/>
              <w:left w:val="single" w:sz="4" w:space="0" w:color="auto"/>
              <w:bottom w:val="single" w:sz="4" w:space="0" w:color="auto"/>
              <w:right w:val="single" w:sz="4" w:space="0" w:color="auto"/>
            </w:tcBorders>
            <w:shd w:val="clear" w:color="auto" w:fill="2C3E50"/>
            <w:hideMark/>
          </w:tcPr>
          <w:p w14:paraId="79BD7998" w14:textId="77777777" w:rsidR="005D402B" w:rsidRPr="005D402B" w:rsidRDefault="005D402B" w:rsidP="005D402B">
            <w:pPr>
              <w:spacing w:after="200" w:line="276" w:lineRule="auto"/>
            </w:pPr>
            <w:r>
              <w:rPr>
                <w:b/>
              </w:rPr>
              <w:t>G4 (%)</w:t>
            </w:r>
          </w:p>
        </w:tc>
        <w:tc>
          <w:tcPr>
            <w:tcW w:w="1328" w:type="dxa"/>
            <w:tcBorders>
              <w:top w:val="single" w:sz="4" w:space="0" w:color="auto"/>
              <w:left w:val="single" w:sz="4" w:space="0" w:color="auto"/>
              <w:bottom w:val="single" w:sz="4" w:space="0" w:color="auto"/>
              <w:right w:val="single" w:sz="4" w:space="0" w:color="auto"/>
            </w:tcBorders>
            <w:shd w:val="clear" w:color="auto" w:fill="2C3E50"/>
            <w:hideMark/>
          </w:tcPr>
          <w:p w14:paraId="74EEB4DA" w14:textId="77777777" w:rsidR="005D402B" w:rsidRPr="005D402B" w:rsidRDefault="005D402B" w:rsidP="005D402B">
            <w:pPr>
              <w:spacing w:after="200" w:line="276" w:lineRule="auto"/>
            </w:pPr>
            <w:r>
              <w:rPr>
                <w:b/>
              </w:rPr>
              <w:t>Tout grade (%)</w:t>
            </w:r>
          </w:p>
        </w:tc>
        <w:tc>
          <w:tcPr>
            <w:tcW w:w="1061" w:type="dxa"/>
            <w:tcBorders>
              <w:top w:val="single" w:sz="4" w:space="0" w:color="auto"/>
              <w:left w:val="single" w:sz="4" w:space="0" w:color="auto"/>
              <w:bottom w:val="single" w:sz="4" w:space="0" w:color="auto"/>
              <w:right w:val="single" w:sz="4" w:space="0" w:color="auto"/>
            </w:tcBorders>
            <w:shd w:val="clear" w:color="auto" w:fill="2C3E50"/>
            <w:hideMark/>
          </w:tcPr>
          <w:p w14:paraId="049D110D" w14:textId="77777777" w:rsidR="005D402B" w:rsidRPr="005D402B" w:rsidRDefault="005D402B" w:rsidP="005D402B">
            <w:pPr>
              <w:spacing w:after="200" w:line="276" w:lineRule="auto"/>
            </w:pPr>
            <w:r>
              <w:rPr>
                <w:b/>
              </w:rPr>
              <w:t>G3-4 (%)</w:t>
            </w:r>
          </w:p>
        </w:tc>
      </w:tr>
      <w:tr w:rsidR="005D402B" w:rsidRPr="005D402B" w14:paraId="6781E05B" w14:textId="77777777" w:rsidTr="005D402B">
        <w:tc>
          <w:tcPr>
            <w:tcW w:w="1954" w:type="dxa"/>
            <w:tcBorders>
              <w:top w:val="single" w:sz="4" w:space="0" w:color="auto"/>
              <w:left w:val="single" w:sz="4" w:space="0" w:color="auto"/>
              <w:bottom w:val="single" w:sz="4" w:space="0" w:color="auto"/>
              <w:right w:val="single" w:sz="4" w:space="0" w:color="auto"/>
            </w:tcBorders>
            <w:shd w:val="clear" w:color="auto" w:fill="F2F2F2"/>
            <w:hideMark/>
          </w:tcPr>
          <w:p w14:paraId="5EADEB6C" w14:textId="77777777" w:rsidR="005D402B" w:rsidRPr="005D402B" w:rsidRDefault="005D402B" w:rsidP="005D402B">
            <w:pPr>
              <w:spacing w:after="200" w:line="276" w:lineRule="auto"/>
            </w:pPr>
            <w:proofErr w:type="spellStart"/>
            <w:r>
              <w:t>Neutropénie</w:t>
            </w:r>
            <w:proofErr w:type="spellEnd"/>
          </w:p>
        </w:tc>
        <w:tc>
          <w:tcPr>
            <w:tcW w:w="1347" w:type="dxa"/>
            <w:tcBorders>
              <w:top w:val="single" w:sz="4" w:space="0" w:color="auto"/>
              <w:left w:val="single" w:sz="4" w:space="0" w:color="auto"/>
              <w:bottom w:val="single" w:sz="4" w:space="0" w:color="auto"/>
              <w:right w:val="single" w:sz="4" w:space="0" w:color="auto"/>
            </w:tcBorders>
            <w:shd w:val="clear" w:color="auto" w:fill="F2F2F2"/>
            <w:hideMark/>
          </w:tcPr>
          <w:p w14:paraId="512D86F1" w14:textId="77777777" w:rsidR="005D402B" w:rsidRPr="005D402B" w:rsidRDefault="005D402B" w:rsidP="005D402B">
            <w:pPr>
              <w:spacing w:after="200" w:line="276" w:lineRule="auto"/>
            </w:pPr>
            <w:r>
              <w:t>70.7</w:t>
            </w:r>
          </w:p>
        </w:tc>
        <w:tc>
          <w:tcPr>
            <w:tcW w:w="912" w:type="dxa"/>
            <w:tcBorders>
              <w:top w:val="single" w:sz="4" w:space="0" w:color="auto"/>
              <w:left w:val="single" w:sz="4" w:space="0" w:color="auto"/>
              <w:bottom w:val="single" w:sz="4" w:space="0" w:color="auto"/>
              <w:right w:val="single" w:sz="4" w:space="0" w:color="auto"/>
            </w:tcBorders>
            <w:shd w:val="clear" w:color="auto" w:fill="F2F2F2"/>
            <w:hideMark/>
          </w:tcPr>
          <w:p w14:paraId="5A9EBD4A" w14:textId="77777777" w:rsidR="005D402B" w:rsidRPr="005D402B" w:rsidRDefault="005D402B" w:rsidP="005D402B">
            <w:pPr>
              <w:spacing w:after="200" w:line="276" w:lineRule="auto"/>
            </w:pPr>
            <w:r>
              <w:t>8.3</w:t>
            </w:r>
          </w:p>
        </w:tc>
        <w:tc>
          <w:tcPr>
            <w:tcW w:w="912" w:type="dxa"/>
            <w:tcBorders>
              <w:top w:val="single" w:sz="4" w:space="0" w:color="auto"/>
              <w:left w:val="single" w:sz="4" w:space="0" w:color="auto"/>
              <w:bottom w:val="single" w:sz="4" w:space="0" w:color="auto"/>
              <w:right w:val="single" w:sz="4" w:space="0" w:color="auto"/>
            </w:tcBorders>
            <w:shd w:val="clear" w:color="auto" w:fill="F2F2F2"/>
            <w:hideMark/>
          </w:tcPr>
          <w:p w14:paraId="16D0B5BF" w14:textId="77777777" w:rsidR="005D402B" w:rsidRPr="005D402B" w:rsidRDefault="005D402B" w:rsidP="005D402B">
            <w:pPr>
              <w:spacing w:after="200" w:line="276" w:lineRule="auto"/>
            </w:pPr>
            <w:r>
              <w:t>7</w:t>
            </w:r>
          </w:p>
        </w:tc>
        <w:tc>
          <w:tcPr>
            <w:tcW w:w="912" w:type="dxa"/>
            <w:tcBorders>
              <w:top w:val="single" w:sz="4" w:space="0" w:color="auto"/>
              <w:left w:val="single" w:sz="4" w:space="0" w:color="auto"/>
              <w:bottom w:val="single" w:sz="4" w:space="0" w:color="auto"/>
              <w:right w:val="single" w:sz="4" w:space="0" w:color="auto"/>
            </w:tcBorders>
            <w:shd w:val="clear" w:color="auto" w:fill="F2F2F2"/>
            <w:hideMark/>
          </w:tcPr>
          <w:p w14:paraId="5FD92F82" w14:textId="77777777" w:rsidR="005D402B" w:rsidRPr="005D402B" w:rsidRDefault="005D402B" w:rsidP="005D402B">
            <w:pPr>
              <w:spacing w:after="200" w:line="276" w:lineRule="auto"/>
            </w:pPr>
            <w:r>
              <w:t>13.3</w:t>
            </w:r>
          </w:p>
        </w:tc>
        <w:tc>
          <w:tcPr>
            <w:tcW w:w="912" w:type="dxa"/>
            <w:tcBorders>
              <w:top w:val="single" w:sz="4" w:space="0" w:color="auto"/>
              <w:left w:val="single" w:sz="4" w:space="0" w:color="auto"/>
              <w:bottom w:val="single" w:sz="4" w:space="0" w:color="auto"/>
              <w:right w:val="single" w:sz="4" w:space="0" w:color="auto"/>
            </w:tcBorders>
            <w:shd w:val="clear" w:color="auto" w:fill="F2F2F2"/>
            <w:hideMark/>
          </w:tcPr>
          <w:p w14:paraId="2A00873D" w14:textId="77777777" w:rsidR="005D402B" w:rsidRPr="005D402B" w:rsidRDefault="005D402B" w:rsidP="005D402B">
            <w:pPr>
              <w:spacing w:after="200" w:line="276" w:lineRule="auto"/>
            </w:pPr>
            <w:r>
              <w:t>0.7</w:t>
            </w:r>
          </w:p>
        </w:tc>
        <w:tc>
          <w:tcPr>
            <w:tcW w:w="1328" w:type="dxa"/>
            <w:tcBorders>
              <w:top w:val="single" w:sz="4" w:space="0" w:color="auto"/>
              <w:left w:val="single" w:sz="4" w:space="0" w:color="auto"/>
              <w:bottom w:val="single" w:sz="4" w:space="0" w:color="auto"/>
              <w:right w:val="single" w:sz="4" w:space="0" w:color="auto"/>
            </w:tcBorders>
            <w:shd w:val="clear" w:color="auto" w:fill="F2F2F2"/>
            <w:hideMark/>
          </w:tcPr>
          <w:p w14:paraId="7150F00C" w14:textId="77777777" w:rsidR="005D402B" w:rsidRPr="005D402B" w:rsidRDefault="005D402B" w:rsidP="005D402B">
            <w:pPr>
              <w:spacing w:after="200" w:line="276" w:lineRule="auto"/>
            </w:pPr>
            <w:r>
              <w:t>29.3</w:t>
            </w:r>
          </w:p>
        </w:tc>
        <w:tc>
          <w:tcPr>
            <w:tcW w:w="1061" w:type="dxa"/>
            <w:tcBorders>
              <w:top w:val="single" w:sz="4" w:space="0" w:color="auto"/>
              <w:left w:val="single" w:sz="4" w:space="0" w:color="auto"/>
              <w:bottom w:val="single" w:sz="4" w:space="0" w:color="auto"/>
              <w:right w:val="single" w:sz="4" w:space="0" w:color="auto"/>
            </w:tcBorders>
            <w:shd w:val="clear" w:color="auto" w:fill="F2F2F2"/>
            <w:hideMark/>
          </w:tcPr>
          <w:p w14:paraId="4915E1BD" w14:textId="77777777" w:rsidR="005D402B" w:rsidRPr="005D402B" w:rsidRDefault="005D402B" w:rsidP="005D402B">
            <w:pPr>
              <w:spacing w:after="200" w:line="276" w:lineRule="auto"/>
            </w:pPr>
            <w:r>
              <w:t>14</w:t>
            </w:r>
          </w:p>
        </w:tc>
      </w:tr>
      <w:tr w:rsidR="005D402B" w:rsidRPr="005D402B" w14:paraId="6806B4B7" w14:textId="77777777" w:rsidTr="005D402B">
        <w:tc>
          <w:tcPr>
            <w:tcW w:w="1954" w:type="dxa"/>
            <w:tcBorders>
              <w:top w:val="single" w:sz="4" w:space="0" w:color="auto"/>
              <w:left w:val="single" w:sz="4" w:space="0" w:color="auto"/>
              <w:bottom w:val="single" w:sz="4" w:space="0" w:color="auto"/>
              <w:right w:val="single" w:sz="4" w:space="0" w:color="auto"/>
            </w:tcBorders>
            <w:shd w:val="clear" w:color="auto" w:fill="FFFFFF"/>
            <w:hideMark/>
          </w:tcPr>
          <w:p w14:paraId="7C88F4F2" w14:textId="77777777" w:rsidR="005D402B" w:rsidRPr="005D402B" w:rsidRDefault="005D402B" w:rsidP="005D402B">
            <w:pPr>
              <w:spacing w:after="200" w:line="276" w:lineRule="auto"/>
            </w:pPr>
            <w:proofErr w:type="spellStart"/>
            <w:r>
              <w:t>Anémie</w:t>
            </w:r>
            <w:proofErr w:type="spellEnd"/>
          </w:p>
        </w:tc>
        <w:tc>
          <w:tcPr>
            <w:tcW w:w="1347" w:type="dxa"/>
            <w:tcBorders>
              <w:top w:val="single" w:sz="4" w:space="0" w:color="auto"/>
              <w:left w:val="single" w:sz="4" w:space="0" w:color="auto"/>
              <w:bottom w:val="single" w:sz="4" w:space="0" w:color="auto"/>
              <w:right w:val="single" w:sz="4" w:space="0" w:color="auto"/>
            </w:tcBorders>
            <w:shd w:val="clear" w:color="auto" w:fill="FFFFFF"/>
            <w:hideMark/>
          </w:tcPr>
          <w:p w14:paraId="2D29EBB7" w14:textId="77777777" w:rsidR="005D402B" w:rsidRPr="005D402B" w:rsidRDefault="005D402B" w:rsidP="005D402B">
            <w:pPr>
              <w:spacing w:after="200" w:line="276" w:lineRule="auto"/>
            </w:pPr>
            <w:r>
              <w:t>32</w:t>
            </w:r>
          </w:p>
        </w:tc>
        <w:tc>
          <w:tcPr>
            <w:tcW w:w="912" w:type="dxa"/>
            <w:tcBorders>
              <w:top w:val="single" w:sz="4" w:space="0" w:color="auto"/>
              <w:left w:val="single" w:sz="4" w:space="0" w:color="auto"/>
              <w:bottom w:val="single" w:sz="4" w:space="0" w:color="auto"/>
              <w:right w:val="single" w:sz="4" w:space="0" w:color="auto"/>
            </w:tcBorders>
            <w:shd w:val="clear" w:color="auto" w:fill="FFFFFF"/>
            <w:hideMark/>
          </w:tcPr>
          <w:p w14:paraId="3C449270" w14:textId="77777777" w:rsidR="005D402B" w:rsidRPr="005D402B" w:rsidRDefault="005D402B" w:rsidP="005D402B">
            <w:pPr>
              <w:spacing w:after="200" w:line="276" w:lineRule="auto"/>
            </w:pPr>
            <w:r>
              <w:t>31.3</w:t>
            </w:r>
          </w:p>
        </w:tc>
        <w:tc>
          <w:tcPr>
            <w:tcW w:w="912" w:type="dxa"/>
            <w:tcBorders>
              <w:top w:val="single" w:sz="4" w:space="0" w:color="auto"/>
              <w:left w:val="single" w:sz="4" w:space="0" w:color="auto"/>
              <w:bottom w:val="single" w:sz="4" w:space="0" w:color="auto"/>
              <w:right w:val="single" w:sz="4" w:space="0" w:color="auto"/>
            </w:tcBorders>
            <w:shd w:val="clear" w:color="auto" w:fill="FFFFFF"/>
            <w:hideMark/>
          </w:tcPr>
          <w:p w14:paraId="2DB2AD0D" w14:textId="77777777" w:rsidR="005D402B" w:rsidRPr="005D402B" w:rsidRDefault="005D402B" w:rsidP="005D402B">
            <w:pPr>
              <w:spacing w:after="200" w:line="276" w:lineRule="auto"/>
            </w:pPr>
            <w:r>
              <w:t>27</w:t>
            </w:r>
          </w:p>
        </w:tc>
        <w:tc>
          <w:tcPr>
            <w:tcW w:w="912" w:type="dxa"/>
            <w:tcBorders>
              <w:top w:val="single" w:sz="4" w:space="0" w:color="auto"/>
              <w:left w:val="single" w:sz="4" w:space="0" w:color="auto"/>
              <w:bottom w:val="single" w:sz="4" w:space="0" w:color="auto"/>
              <w:right w:val="single" w:sz="4" w:space="0" w:color="auto"/>
            </w:tcBorders>
            <w:shd w:val="clear" w:color="auto" w:fill="FFFFFF"/>
            <w:hideMark/>
          </w:tcPr>
          <w:p w14:paraId="3AA5A7CF" w14:textId="77777777" w:rsidR="005D402B" w:rsidRPr="005D402B" w:rsidRDefault="005D402B" w:rsidP="005D402B">
            <w:pPr>
              <w:spacing w:after="200" w:line="276" w:lineRule="auto"/>
            </w:pPr>
            <w:r>
              <w:t>9.3</w:t>
            </w:r>
          </w:p>
        </w:tc>
        <w:tc>
          <w:tcPr>
            <w:tcW w:w="912" w:type="dxa"/>
            <w:tcBorders>
              <w:top w:val="single" w:sz="4" w:space="0" w:color="auto"/>
              <w:left w:val="single" w:sz="4" w:space="0" w:color="auto"/>
              <w:bottom w:val="single" w:sz="4" w:space="0" w:color="auto"/>
              <w:right w:val="single" w:sz="4" w:space="0" w:color="auto"/>
            </w:tcBorders>
            <w:shd w:val="clear" w:color="auto" w:fill="FFFFFF"/>
            <w:hideMark/>
          </w:tcPr>
          <w:p w14:paraId="0023931C" w14:textId="77777777" w:rsidR="005D402B" w:rsidRPr="005D402B" w:rsidRDefault="005D402B" w:rsidP="005D402B">
            <w:pPr>
              <w:spacing w:after="200" w:line="276" w:lineRule="auto"/>
            </w:pPr>
            <w:r>
              <w:t>1</w:t>
            </w:r>
          </w:p>
        </w:tc>
        <w:tc>
          <w:tcPr>
            <w:tcW w:w="1328" w:type="dxa"/>
            <w:tcBorders>
              <w:top w:val="single" w:sz="4" w:space="0" w:color="auto"/>
              <w:left w:val="single" w:sz="4" w:space="0" w:color="auto"/>
              <w:bottom w:val="single" w:sz="4" w:space="0" w:color="auto"/>
              <w:right w:val="single" w:sz="4" w:space="0" w:color="auto"/>
            </w:tcBorders>
            <w:shd w:val="clear" w:color="auto" w:fill="FFFFFF"/>
            <w:hideMark/>
          </w:tcPr>
          <w:p w14:paraId="6FCF43A7" w14:textId="77777777" w:rsidR="005D402B" w:rsidRPr="005D402B" w:rsidRDefault="005D402B" w:rsidP="005D402B">
            <w:pPr>
              <w:spacing w:after="200" w:line="276" w:lineRule="auto"/>
            </w:pPr>
            <w:r>
              <w:t>67.70</w:t>
            </w:r>
          </w:p>
        </w:tc>
        <w:tc>
          <w:tcPr>
            <w:tcW w:w="1061" w:type="dxa"/>
            <w:tcBorders>
              <w:top w:val="single" w:sz="4" w:space="0" w:color="auto"/>
              <w:left w:val="single" w:sz="4" w:space="0" w:color="auto"/>
              <w:bottom w:val="single" w:sz="4" w:space="0" w:color="auto"/>
              <w:right w:val="single" w:sz="4" w:space="0" w:color="auto"/>
            </w:tcBorders>
            <w:shd w:val="clear" w:color="auto" w:fill="FFFFFF"/>
            <w:hideMark/>
          </w:tcPr>
          <w:p w14:paraId="7D635D7E" w14:textId="77777777" w:rsidR="005D402B" w:rsidRPr="005D402B" w:rsidRDefault="005D402B" w:rsidP="00BF3AB3">
            <w:pPr>
              <w:keepNext/>
              <w:spacing w:after="200" w:line="276" w:lineRule="auto"/>
            </w:pPr>
            <w:r>
              <w:t>9.6</w:t>
            </w:r>
            <w:commentRangeEnd w:id="413"/>
            <w:r w:rsidR="00690716" w:rsidRPr="005D402B">
              <w:rPr>
                <w:rStyle w:val="CommentReference"/>
                <w:sz w:val="22"/>
                <w:szCs w:val="22"/>
              </w:rPr>
              <w:commentReference w:id="413"/>
            </w:r>
          </w:p>
        </w:tc>
      </w:tr>
    </w:tbl>
    <w:p w14:paraId="28FC39CE" w14:textId="5290520B" w:rsidR="005D402B" w:rsidRPr="005D402B" w:rsidRDefault="00BF3AB3" w:rsidP="00BF3AB3">
      <w:pPr>
        <w:pStyle w:val="Lgende"/>
        <w:rPr>
          <w:lang w:val="fr-FR"/>
        </w:rPr>
      </w:pPr>
      <w:r w:rsidRPr="00BF3AB3">
        <w:rPr>
          <w:lang w:val="fr-FR"/>
        </w:rPr>
        <w:t xml:space="preserve">Table </w:t>
      </w:r>
      <w:r>
        <w:fldChar w:fldCharType="begin"/>
      </w:r>
      <w:r w:rsidRPr="00BF3AB3">
        <w:rPr>
          <w:lang w:val="fr-FR"/>
        </w:rPr>
        <w:instrText xml:space="preserve"> SEQ Table \* ARABIC </w:instrText>
      </w:r>
      <w:r>
        <w:fldChar w:fldCharType="separate"/>
      </w:r>
      <w:r w:rsidRPr="00BF3AB3">
        <w:rPr>
          <w:noProof/>
          <w:lang w:val="fr-FR"/>
        </w:rPr>
        <w:t>9</w:t>
      </w:r>
      <w:r>
        <w:fldChar w:fldCharType="end"/>
      </w:r>
      <w:r w:rsidRPr="00BF3AB3">
        <w:rPr>
          <w:lang w:val="fr-FR"/>
        </w:rPr>
        <w:t xml:space="preserve"> Distribution des grades CTCAE v5 pour la neutropénie et l'anémie — simulation N=300 patients (T-</w:t>
      </w:r>
      <w:proofErr w:type="spellStart"/>
      <w:r w:rsidRPr="00BF3AB3">
        <w:rPr>
          <w:lang w:val="fr-FR"/>
        </w:rPr>
        <w:t>DXd</w:t>
      </w:r>
      <w:proofErr w:type="spellEnd"/>
      <w:r w:rsidRPr="00BF3AB3">
        <w:rPr>
          <w:lang w:val="fr-FR"/>
        </w:rPr>
        <w:t xml:space="preserve"> 5,4 mg/kg Q3W×6)</w:t>
      </w:r>
    </w:p>
    <w:p w14:paraId="3D881DD8" w14:textId="77777777" w:rsidR="00BF3AB3" w:rsidRDefault="00636771" w:rsidP="00BF3AB3">
      <w:pPr>
        <w:keepNext/>
        <w:spacing w:after="120"/>
        <w:ind w:firstLine="567"/>
        <w:jc w:val="both"/>
      </w:pPr>
      <w:r>
        <w:rPr>
          <w:noProof/>
        </w:rPr>
        <w:drawing>
          <wp:inline distT="0" distB="0" distL="0" distR="0" wp14:anchorId="2A929750" wp14:editId="54C39E32">
            <wp:extent cx="4749800" cy="2182536"/>
            <wp:effectExtent l="0" t="0" r="0" b="8255"/>
            <wp:docPr id="8" name="Image 7" descr="Une image contenant texte, capture d’écran, diagramme, nombre  Le contenu généré par l’IA peut être incorrect.">
              <a:extLst xmlns:a="http://schemas.openxmlformats.org/drawingml/2006/main">
                <a:ext uri="{FF2B5EF4-FFF2-40B4-BE49-F238E27FC236}">
                  <a16:creationId xmlns:a16="http://schemas.microsoft.com/office/drawing/2014/main" id="{561CF443-EAFB-779B-D367-07220EEBFF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Une image contenant texte, capture d’écran, diagramme, nombre  Le contenu généré par l’IA peut être incorrect.">
                      <a:extLst>
                        <a:ext uri="{FF2B5EF4-FFF2-40B4-BE49-F238E27FC236}">
                          <a16:creationId xmlns:a16="http://schemas.microsoft.com/office/drawing/2014/main" id="{561CF443-EAFB-779B-D367-07220EEBFFE1}"/>
                        </a:ext>
                      </a:extLst>
                    </pic:cNvPr>
                    <pic:cNvPicPr>
                      <a:picLocks noChangeAspect="1"/>
                    </pic:cNvPicPr>
                  </pic:nvPicPr>
                  <pic:blipFill rotWithShape="1">
                    <a:blip r:embed="rId16"/>
                    <a:srcRect l="1383" t="4562" r="-1039" b="4214"/>
                    <a:stretch>
                      <a:fillRect/>
                    </a:stretch>
                  </pic:blipFill>
                  <pic:spPr bwMode="auto">
                    <a:xfrm>
                      <a:off x="0" y="0"/>
                      <a:ext cx="4768164" cy="2190974"/>
                    </a:xfrm>
                    <a:prstGeom prst="rect">
                      <a:avLst/>
                    </a:prstGeom>
                    <a:ln>
                      <a:noFill/>
                    </a:ln>
                    <a:extLst>
                      <a:ext uri="{53640926-AAD7-44D8-BBD7-CCE9431645EC}">
                        <a14:shadowObscured xmlns:a14="http://schemas.microsoft.com/office/drawing/2010/main"/>
                      </a:ext>
                    </a:extLst>
                  </pic:spPr>
                </pic:pic>
              </a:graphicData>
            </a:graphic>
          </wp:inline>
        </w:drawing>
      </w:r>
    </w:p>
    <w:p w14:paraId="6E67AA37" w14:textId="2C26B42E" w:rsidR="00636771" w:rsidRPr="00BF3AB3" w:rsidRDefault="00BF3AB3" w:rsidP="00BF3AB3">
      <w:pPr>
        <w:pStyle w:val="Lgende"/>
        <w:jc w:val="both"/>
        <w:rPr>
          <w:lang w:val="fr-FR"/>
        </w:rPr>
      </w:pPr>
      <w:r w:rsidRPr="00BF3AB3">
        <w:rPr>
          <w:lang w:val="fr-FR"/>
        </w:rPr>
        <w:t xml:space="preserve">Figure </w:t>
      </w:r>
      <w:r>
        <w:fldChar w:fldCharType="begin"/>
      </w:r>
      <w:r w:rsidRPr="00BF3AB3">
        <w:rPr>
          <w:lang w:val="fr-FR"/>
        </w:rPr>
        <w:instrText xml:space="preserve"> SEQ Figure \* ARABIC </w:instrText>
      </w:r>
      <w:r>
        <w:fldChar w:fldCharType="separate"/>
      </w:r>
      <w:r>
        <w:rPr>
          <w:noProof/>
          <w:lang w:val="fr-FR"/>
        </w:rPr>
        <w:t>2</w:t>
      </w:r>
      <w:r>
        <w:fldChar w:fldCharType="end"/>
      </w:r>
      <w:r w:rsidRPr="00BF3AB3">
        <w:rPr>
          <w:lang w:val="fr-FR"/>
        </w:rPr>
        <w:t xml:space="preserve"> Distribution des grades CTCAE v5 (T-</w:t>
      </w:r>
      <w:proofErr w:type="spellStart"/>
      <w:r w:rsidRPr="00BF3AB3">
        <w:rPr>
          <w:lang w:val="fr-FR"/>
        </w:rPr>
        <w:t>DXd</w:t>
      </w:r>
      <w:proofErr w:type="spellEnd"/>
      <w:r w:rsidRPr="00BF3AB3">
        <w:rPr>
          <w:lang w:val="fr-FR"/>
        </w:rPr>
        <w:t xml:space="preserve"> 5,4 mg/kg Q3W × 6, N=300) </w:t>
      </w:r>
      <w:commentRangeStart w:id="414"/>
      <w:r w:rsidRPr="00BF3AB3">
        <w:rPr>
          <w:lang w:val="fr-FR"/>
        </w:rPr>
        <w:t>vs</w:t>
      </w:r>
      <w:commentRangeEnd w:id="414"/>
      <w:r w:rsidR="001B78CA" w:rsidRPr="00BF3AB3">
        <w:rPr>
          <w:rStyle w:val="CommentReference"/>
          <w:sz w:val="18"/>
          <w:szCs w:val="18"/>
          <w:lang w:val="fr-FR"/>
        </w:rPr>
        <w:commentReference w:id="414"/>
      </w:r>
      <w:r w:rsidRPr="00BF3AB3">
        <w:rPr>
          <w:lang w:val="fr-FR"/>
        </w:rPr>
        <w:t xml:space="preserve"> données cliniques FDA (DESTINY-Breast01, n=184).</w:t>
      </w:r>
    </w:p>
    <w:p w14:paraId="22FD89D4" w14:textId="77777777" w:rsidR="006573EB" w:rsidRPr="00463A58" w:rsidRDefault="006573EB">
      <w:pPr>
        <w:rPr>
          <w:lang w:val="fr-FR"/>
        </w:rPr>
      </w:pPr>
    </w:p>
    <w:p w14:paraId="739D52B1" w14:textId="77777777" w:rsidR="006573EB" w:rsidRPr="00463A58" w:rsidRDefault="00C2228B" w:rsidP="00A41DCE">
      <w:pPr>
        <w:pStyle w:val="Titre2"/>
        <w:rPr>
          <w:lang w:val="fr-FR"/>
        </w:rPr>
      </w:pPr>
      <w:bookmarkStart w:id="415" w:name="_Toc231291050"/>
      <w:r>
        <w:rPr>
          <w:lang w:val="fr-FR"/>
        </w:rPr>
        <w:t>3.3 Étape 3 — Application à un composé en développement interne : données NHP</w:t>
      </w:r>
      <w:bookmarkEnd w:id="415"/>
    </w:p>
    <w:p w14:paraId="757A57D8" w14:textId="77777777" w:rsidR="006573EB" w:rsidRPr="00463A58" w:rsidRDefault="00C2228B">
      <w:pPr>
        <w:spacing w:before="80" w:after="80"/>
        <w:ind w:left="567"/>
        <w:rPr>
          <w:lang w:val="fr-FR"/>
        </w:rPr>
      </w:pPr>
      <w:r>
        <w:rPr>
          <w:rFonts w:ascii="Times New Roman" w:hAnsi="Times New Roman"/>
          <w:i/>
          <w:color w:val="963232"/>
          <w:sz w:val="20"/>
          <w:lang w:val="fr-FR"/>
        </w:rPr>
        <w:t>⚠ Données issues d'études précliniques internes à l'entreprise. Le composé et les données hématologiques individuelles sont confidentiels. Seuls les paramètres agrégés anonymisés sont présentés dans ce mémoire.</w:t>
      </w:r>
    </w:p>
    <w:p w14:paraId="7188E9EF" w14:textId="77777777" w:rsidR="006573EB" w:rsidRPr="00463A58" w:rsidRDefault="00C2228B" w:rsidP="00A41DCE">
      <w:pPr>
        <w:pStyle w:val="Titre3"/>
        <w:rPr>
          <w:lang w:val="fr-FR"/>
        </w:rPr>
      </w:pPr>
      <w:bookmarkStart w:id="416" w:name="_Toc231291051"/>
      <w:r>
        <w:rPr>
          <w:lang w:val="fr-FR"/>
        </w:rPr>
        <w:t>3.3.1 Design expérimental</w:t>
      </w:r>
      <w:bookmarkEnd w:id="416"/>
    </w:p>
    <w:p w14:paraId="2C836864" w14:textId="77777777" w:rsidR="006573EB" w:rsidRPr="00463A58" w:rsidRDefault="00C2228B">
      <w:pPr>
        <w:spacing w:after="120"/>
        <w:ind w:firstLine="567"/>
        <w:jc w:val="both"/>
        <w:rPr>
          <w:lang w:val="fr-FR"/>
        </w:rPr>
      </w:pPr>
      <w:r>
        <w:rPr>
          <w:rFonts w:ascii="Times New Roman" w:hAnsi="Times New Roman"/>
          <w:sz w:val="24"/>
          <w:lang w:val="fr-FR"/>
        </w:rPr>
        <w:t xml:space="preserve">L'étude préclinique NHP a été conduite sur 8 primates non-humains (singes </w:t>
      </w:r>
      <w:proofErr w:type="spellStart"/>
      <w:r>
        <w:rPr>
          <w:rFonts w:ascii="Times New Roman" w:hAnsi="Times New Roman"/>
          <w:sz w:val="24"/>
          <w:lang w:val="fr-FR"/>
        </w:rPr>
        <w:t>cynomolgus</w:t>
      </w:r>
      <w:proofErr w:type="spellEnd"/>
      <w:r>
        <w:rPr>
          <w:rFonts w:ascii="Times New Roman" w:hAnsi="Times New Roman"/>
          <w:sz w:val="24"/>
          <w:lang w:val="fr-FR"/>
        </w:rPr>
        <w:t>), répartis en 4 groupes de 2 animaux recevant le composé en développement interne par voie intraveineuse à 4 niveaux de dose croissants (dénommés D1, D2, D3, D4). Des prélèvements sanguins répétés ont été réalisés pour le dosage plasmatique (PK) et l'hémogramme complet (PD) selon un calendrier prédéfini sur plusieurs semaines post-administration.</w:t>
      </w:r>
    </w:p>
    <w:p w14:paraId="484893D4" w14:textId="77777777" w:rsidR="006573EB" w:rsidRPr="00463A58" w:rsidRDefault="00C2228B" w:rsidP="00A41DCE">
      <w:pPr>
        <w:pStyle w:val="Titre3"/>
        <w:rPr>
          <w:lang w:val="fr-FR"/>
        </w:rPr>
      </w:pPr>
      <w:bookmarkStart w:id="417" w:name="_Toc231291052"/>
      <w:r>
        <w:rPr>
          <w:lang w:val="fr-FR"/>
        </w:rPr>
        <w:t>3.3.2 Analyse pharmacocinétique NHP</w:t>
      </w:r>
      <w:bookmarkEnd w:id="417"/>
    </w:p>
    <w:p w14:paraId="235BFB24" w14:textId="77777777" w:rsidR="006573EB" w:rsidRPr="00463A58" w:rsidRDefault="00C2228B">
      <w:pPr>
        <w:spacing w:before="160" w:after="80"/>
        <w:rPr>
          <w:lang w:val="fr-FR"/>
        </w:rPr>
      </w:pPr>
      <w:r>
        <w:rPr>
          <w:rFonts w:ascii="Times New Roman" w:hAnsi="Times New Roman"/>
          <w:b/>
          <w:color w:val="4A698A"/>
          <w:sz w:val="24"/>
          <w:lang w:val="fr-FR"/>
        </w:rPr>
        <w:t>Analyse non-compartimentale</w:t>
      </w:r>
    </w:p>
    <w:p w14:paraId="2ADE6F2F" w14:textId="450A81B9" w:rsidR="00613E9E" w:rsidRPr="00613E9E" w:rsidRDefault="00613E9E" w:rsidP="00613E9E">
      <w:pPr>
        <w:spacing w:after="120"/>
        <w:ind w:firstLine="567"/>
        <w:jc w:val="both"/>
        <w:rPr>
          <w:rFonts w:ascii="Times New Roman" w:hAnsi="Times New Roman"/>
          <w:sz w:val="24"/>
          <w:lang w:val="fr-FR"/>
        </w:rPr>
      </w:pPr>
      <w:r>
        <w:rPr>
          <w:rFonts w:ascii="Times New Roman" w:hAnsi="Times New Roman"/>
          <w:sz w:val="24"/>
          <w:lang w:val="fr-FR"/>
        </w:rPr>
        <w:lastRenderedPageBreak/>
        <w:t>Une analyse non-compartimentale a d’abord été réalisée sur chaque profil de concentration individuel. Les paramètres NCA par animal et par groupe de dose sont présentés dans le Tableau 4 ci-dessous (données confidentielles Pierre Fabre reproduites avec autorisation dans le cadre du stage).</w:t>
      </w:r>
    </w:p>
    <w:tbl>
      <w:tblPr>
        <w:tblStyle w:val="Grilledutableau"/>
        <w:tblW w:w="9747" w:type="dxa"/>
        <w:tblLook w:val="04A0" w:firstRow="1" w:lastRow="0" w:firstColumn="1" w:lastColumn="0" w:noHBand="0" w:noVBand="1"/>
        <w:tblPrChange w:id="418" w:author="PETAIN Aurelie" w:date="2026-06-08T10:51:00Z" w16du:dateUtc="2026-06-08T08:51:00Z">
          <w:tblPr>
            <w:tblStyle w:val="Grilledutableau"/>
            <w:tblW w:w="9747" w:type="dxa"/>
            <w:tblLook w:val="04A0" w:firstRow="1" w:lastRow="0" w:firstColumn="1" w:lastColumn="0" w:noHBand="0" w:noVBand="1"/>
          </w:tblPr>
        </w:tblPrChange>
      </w:tblPr>
      <w:tblGrid>
        <w:gridCol w:w="1150"/>
        <w:gridCol w:w="1870"/>
        <w:gridCol w:w="1061"/>
        <w:gridCol w:w="1518"/>
        <w:gridCol w:w="1518"/>
        <w:gridCol w:w="1373"/>
        <w:gridCol w:w="1257"/>
        <w:tblGridChange w:id="419">
          <w:tblGrid>
            <w:gridCol w:w="1150"/>
            <w:gridCol w:w="10"/>
            <w:gridCol w:w="1860"/>
            <w:gridCol w:w="46"/>
            <w:gridCol w:w="1015"/>
            <w:gridCol w:w="46"/>
            <w:gridCol w:w="1472"/>
            <w:gridCol w:w="61"/>
            <w:gridCol w:w="1457"/>
            <w:gridCol w:w="76"/>
            <w:gridCol w:w="925"/>
            <w:gridCol w:w="372"/>
            <w:gridCol w:w="1257"/>
          </w:tblGrid>
        </w:tblGridChange>
      </w:tblGrid>
      <w:tr w:rsidR="00613E9E" w:rsidRPr="00613E9E" w14:paraId="2670A57C" w14:textId="77777777" w:rsidTr="00287D68">
        <w:tc>
          <w:tcPr>
            <w:tcW w:w="1160" w:type="dxa"/>
            <w:shd w:val="clear" w:color="auto" w:fill="2C3E50"/>
            <w:tcPrChange w:id="420" w:author="PETAIN Aurelie" w:date="2026-06-08T10:51:00Z" w16du:dateUtc="2026-06-08T08:51:00Z">
              <w:tcPr>
                <w:tcW w:w="1193" w:type="dxa"/>
                <w:gridSpan w:val="2"/>
                <w:shd w:val="clear" w:color="auto" w:fill="2C3E50"/>
              </w:tcPr>
            </w:tcPrChange>
          </w:tcPr>
          <w:p w14:paraId="325C161F"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Groupe</w:t>
            </w:r>
          </w:p>
        </w:tc>
        <w:tc>
          <w:tcPr>
            <w:tcW w:w="1906" w:type="dxa"/>
            <w:shd w:val="clear" w:color="auto" w:fill="2C3E50"/>
            <w:tcPrChange w:id="421" w:author="PETAIN Aurelie" w:date="2026-06-08T10:51:00Z" w16du:dateUtc="2026-06-08T08:51:00Z">
              <w:tcPr>
                <w:tcW w:w="2034" w:type="dxa"/>
                <w:gridSpan w:val="2"/>
                <w:shd w:val="clear" w:color="auto" w:fill="2C3E50"/>
              </w:tcPr>
            </w:tcPrChange>
          </w:tcPr>
          <w:p w14:paraId="11C97802"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Animal</w:t>
            </w:r>
          </w:p>
        </w:tc>
        <w:tc>
          <w:tcPr>
            <w:tcW w:w="1061" w:type="dxa"/>
            <w:shd w:val="clear" w:color="auto" w:fill="2C3E50"/>
            <w:tcPrChange w:id="422" w:author="PETAIN Aurelie" w:date="2026-06-08T10:51:00Z" w16du:dateUtc="2026-06-08T08:51:00Z">
              <w:tcPr>
                <w:tcW w:w="653" w:type="dxa"/>
                <w:gridSpan w:val="2"/>
                <w:shd w:val="clear" w:color="auto" w:fill="2C3E50"/>
              </w:tcPr>
            </w:tcPrChange>
          </w:tcPr>
          <w:p w14:paraId="790DA8E8"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Cmax (</w:t>
            </w:r>
            <w:proofErr w:type="gramStart"/>
            <w:r>
              <w:rPr>
                <w:rFonts w:ascii="Times New Roman" w:hAnsi="Times New Roman"/>
                <w:b/>
                <w:sz w:val="24"/>
              </w:rPr>
              <w:t>µg</w:t>
            </w:r>
            <w:proofErr w:type="gramEnd"/>
            <w:r>
              <w:rPr>
                <w:rFonts w:ascii="Times New Roman" w:hAnsi="Times New Roman"/>
                <w:b/>
                <w:sz w:val="24"/>
              </w:rPr>
              <w:t>/mL)</w:t>
            </w:r>
          </w:p>
        </w:tc>
        <w:tc>
          <w:tcPr>
            <w:tcW w:w="1533" w:type="dxa"/>
            <w:shd w:val="clear" w:color="auto" w:fill="2C3E50"/>
            <w:tcPrChange w:id="423" w:author="PETAIN Aurelie" w:date="2026-06-08T10:51:00Z" w16du:dateUtc="2026-06-08T08:51:00Z">
              <w:tcPr>
                <w:tcW w:w="1587" w:type="dxa"/>
                <w:gridSpan w:val="2"/>
                <w:shd w:val="clear" w:color="auto" w:fill="2C3E50"/>
              </w:tcPr>
            </w:tcPrChange>
          </w:tcPr>
          <w:p w14:paraId="1C15D7BA" w14:textId="77777777" w:rsidR="00613E9E" w:rsidRPr="00613E9E" w:rsidRDefault="00613E9E" w:rsidP="00613E9E">
            <w:pPr>
              <w:spacing w:after="120" w:line="276" w:lineRule="auto"/>
              <w:ind w:firstLine="567"/>
              <w:jc w:val="both"/>
              <w:rPr>
                <w:rFonts w:ascii="Times New Roman" w:hAnsi="Times New Roman"/>
                <w:sz w:val="24"/>
              </w:rPr>
            </w:pPr>
            <w:proofErr w:type="spellStart"/>
            <w:r>
              <w:rPr>
                <w:rFonts w:ascii="Times New Roman" w:hAnsi="Times New Roman"/>
                <w:b/>
                <w:sz w:val="24"/>
              </w:rPr>
              <w:t>AUClast</w:t>
            </w:r>
            <w:proofErr w:type="spellEnd"/>
            <w:r>
              <w:rPr>
                <w:rFonts w:ascii="Times New Roman" w:hAnsi="Times New Roman"/>
                <w:b/>
                <w:sz w:val="24"/>
              </w:rPr>
              <w:t xml:space="preserve"> (µ</w:t>
            </w:r>
            <w:proofErr w:type="spellStart"/>
            <w:r>
              <w:rPr>
                <w:rFonts w:ascii="Times New Roman" w:hAnsi="Times New Roman"/>
                <w:b/>
                <w:sz w:val="24"/>
              </w:rPr>
              <w:t>g·h</w:t>
            </w:r>
            <w:proofErr w:type="spellEnd"/>
            <w:r>
              <w:rPr>
                <w:rFonts w:ascii="Times New Roman" w:hAnsi="Times New Roman"/>
                <w:b/>
                <w:sz w:val="24"/>
              </w:rPr>
              <w:t>/mL)</w:t>
            </w:r>
          </w:p>
        </w:tc>
        <w:tc>
          <w:tcPr>
            <w:tcW w:w="1533" w:type="dxa"/>
            <w:shd w:val="clear" w:color="auto" w:fill="2C3E50"/>
            <w:tcPrChange w:id="424" w:author="PETAIN Aurelie" w:date="2026-06-08T10:51:00Z" w16du:dateUtc="2026-06-08T08:51:00Z">
              <w:tcPr>
                <w:tcW w:w="1587" w:type="dxa"/>
                <w:gridSpan w:val="2"/>
                <w:shd w:val="clear" w:color="auto" w:fill="2C3E50"/>
              </w:tcPr>
            </w:tcPrChange>
          </w:tcPr>
          <w:p w14:paraId="0D01AF66"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AUCinf (µ</w:t>
            </w:r>
            <w:proofErr w:type="spellStart"/>
            <w:r>
              <w:rPr>
                <w:rFonts w:ascii="Times New Roman" w:hAnsi="Times New Roman"/>
                <w:b/>
                <w:sz w:val="24"/>
              </w:rPr>
              <w:t>g·h</w:t>
            </w:r>
            <w:proofErr w:type="spellEnd"/>
            <w:r>
              <w:rPr>
                <w:rFonts w:ascii="Times New Roman" w:hAnsi="Times New Roman"/>
                <w:b/>
                <w:sz w:val="24"/>
              </w:rPr>
              <w:t>/mL)</w:t>
            </w:r>
          </w:p>
        </w:tc>
        <w:tc>
          <w:tcPr>
            <w:tcW w:w="1420" w:type="dxa"/>
            <w:shd w:val="clear" w:color="auto" w:fill="2C3E50"/>
            <w:tcPrChange w:id="425" w:author="PETAIN Aurelie" w:date="2026-06-08T10:51:00Z" w16du:dateUtc="2026-06-08T08:51:00Z">
              <w:tcPr>
                <w:tcW w:w="986" w:type="dxa"/>
                <w:shd w:val="clear" w:color="auto" w:fill="2C3E50"/>
              </w:tcPr>
            </w:tcPrChange>
          </w:tcPr>
          <w:p w14:paraId="14B291B5"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t½β (h)</w:t>
            </w:r>
          </w:p>
        </w:tc>
        <w:tc>
          <w:tcPr>
            <w:tcW w:w="1134" w:type="dxa"/>
            <w:shd w:val="clear" w:color="auto" w:fill="2C3E50"/>
            <w:tcPrChange w:id="426" w:author="PETAIN Aurelie" w:date="2026-06-08T10:51:00Z" w16du:dateUtc="2026-06-08T08:51:00Z">
              <w:tcPr>
                <w:tcW w:w="1707" w:type="dxa"/>
                <w:gridSpan w:val="2"/>
                <w:shd w:val="clear" w:color="auto" w:fill="2C3E50"/>
              </w:tcPr>
            </w:tcPrChange>
          </w:tcPr>
          <w:p w14:paraId="218C8254"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CL (mL/h/kg)</w:t>
            </w:r>
          </w:p>
        </w:tc>
      </w:tr>
      <w:tr w:rsidR="00613E9E" w:rsidRPr="00613E9E" w14:paraId="4047F734" w14:textId="77777777" w:rsidTr="00287D68">
        <w:tc>
          <w:tcPr>
            <w:tcW w:w="1160" w:type="dxa"/>
            <w:shd w:val="clear" w:color="auto" w:fill="EAF2FB"/>
            <w:tcPrChange w:id="427" w:author="PETAIN Aurelie" w:date="2026-06-08T10:51:00Z" w16du:dateUtc="2026-06-08T08:51:00Z">
              <w:tcPr>
                <w:tcW w:w="1193" w:type="dxa"/>
                <w:gridSpan w:val="2"/>
                <w:shd w:val="clear" w:color="auto" w:fill="EAF2FB"/>
              </w:tcPr>
            </w:tcPrChange>
          </w:tcPr>
          <w:p w14:paraId="4A895F23"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4 mg/kg</w:t>
            </w:r>
          </w:p>
        </w:tc>
        <w:tc>
          <w:tcPr>
            <w:tcW w:w="1906" w:type="dxa"/>
            <w:shd w:val="clear" w:color="auto" w:fill="EAF2FB"/>
            <w:tcPrChange w:id="428" w:author="PETAIN Aurelie" w:date="2026-06-08T10:51:00Z" w16du:dateUtc="2026-06-08T08:51:00Z">
              <w:tcPr>
                <w:tcW w:w="2034" w:type="dxa"/>
                <w:gridSpan w:val="2"/>
                <w:shd w:val="clear" w:color="auto" w:fill="EAF2FB"/>
              </w:tcPr>
            </w:tcPrChange>
          </w:tcPr>
          <w:p w14:paraId="13139A6F"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Animal_01</w:t>
            </w:r>
          </w:p>
        </w:tc>
        <w:tc>
          <w:tcPr>
            <w:tcW w:w="1061" w:type="dxa"/>
            <w:shd w:val="clear" w:color="auto" w:fill="EAF2FB"/>
            <w:tcPrChange w:id="429" w:author="PETAIN Aurelie" w:date="2026-06-08T10:51:00Z" w16du:dateUtc="2026-06-08T08:51:00Z">
              <w:tcPr>
                <w:tcW w:w="653" w:type="dxa"/>
                <w:gridSpan w:val="2"/>
                <w:shd w:val="clear" w:color="auto" w:fill="EAF2FB"/>
              </w:tcPr>
            </w:tcPrChange>
          </w:tcPr>
          <w:p w14:paraId="72184A32"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90,5</w:t>
            </w:r>
          </w:p>
        </w:tc>
        <w:tc>
          <w:tcPr>
            <w:tcW w:w="1533" w:type="dxa"/>
            <w:shd w:val="clear" w:color="auto" w:fill="EAF2FB"/>
            <w:tcPrChange w:id="430" w:author="PETAIN Aurelie" w:date="2026-06-08T10:51:00Z" w16du:dateUtc="2026-06-08T08:51:00Z">
              <w:tcPr>
                <w:tcW w:w="1587" w:type="dxa"/>
                <w:gridSpan w:val="2"/>
                <w:shd w:val="clear" w:color="auto" w:fill="EAF2FB"/>
              </w:tcPr>
            </w:tcPrChange>
          </w:tcPr>
          <w:p w14:paraId="28E35102"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1 945</w:t>
            </w:r>
          </w:p>
        </w:tc>
        <w:tc>
          <w:tcPr>
            <w:tcW w:w="1533" w:type="dxa"/>
            <w:shd w:val="clear" w:color="auto" w:fill="EAF2FB"/>
            <w:tcPrChange w:id="431" w:author="PETAIN Aurelie" w:date="2026-06-08T10:51:00Z" w16du:dateUtc="2026-06-08T08:51:00Z">
              <w:tcPr>
                <w:tcW w:w="1587" w:type="dxa"/>
                <w:gridSpan w:val="2"/>
                <w:shd w:val="clear" w:color="auto" w:fill="EAF2FB"/>
              </w:tcPr>
            </w:tcPrChange>
          </w:tcPr>
          <w:p w14:paraId="33A7827C"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2 085</w:t>
            </w:r>
          </w:p>
        </w:tc>
        <w:tc>
          <w:tcPr>
            <w:tcW w:w="1420" w:type="dxa"/>
            <w:shd w:val="clear" w:color="auto" w:fill="EAF2FB"/>
            <w:tcPrChange w:id="432" w:author="PETAIN Aurelie" w:date="2026-06-08T10:51:00Z" w16du:dateUtc="2026-06-08T08:51:00Z">
              <w:tcPr>
                <w:tcW w:w="986" w:type="dxa"/>
                <w:shd w:val="clear" w:color="auto" w:fill="EAF2FB"/>
              </w:tcPr>
            </w:tcPrChange>
          </w:tcPr>
          <w:p w14:paraId="3C4590D6"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70,6</w:t>
            </w:r>
          </w:p>
        </w:tc>
        <w:tc>
          <w:tcPr>
            <w:tcW w:w="1134" w:type="dxa"/>
            <w:shd w:val="clear" w:color="auto" w:fill="EAF2FB"/>
            <w:tcPrChange w:id="433" w:author="PETAIN Aurelie" w:date="2026-06-08T10:51:00Z" w16du:dateUtc="2026-06-08T08:51:00Z">
              <w:tcPr>
                <w:tcW w:w="1707" w:type="dxa"/>
                <w:gridSpan w:val="2"/>
                <w:shd w:val="clear" w:color="auto" w:fill="EAF2FB"/>
              </w:tcPr>
            </w:tcPrChange>
          </w:tcPr>
          <w:p w14:paraId="53D227A6"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1,96</w:t>
            </w:r>
          </w:p>
        </w:tc>
      </w:tr>
      <w:tr w:rsidR="00613E9E" w:rsidRPr="00613E9E" w14:paraId="0733B7BC" w14:textId="77777777" w:rsidTr="00287D68">
        <w:tc>
          <w:tcPr>
            <w:tcW w:w="1160" w:type="dxa"/>
            <w:shd w:val="clear" w:color="auto" w:fill="EAF2FB"/>
            <w:tcPrChange w:id="434" w:author="PETAIN Aurelie" w:date="2026-06-08T10:51:00Z" w16du:dateUtc="2026-06-08T08:51:00Z">
              <w:tcPr>
                <w:tcW w:w="1193" w:type="dxa"/>
                <w:gridSpan w:val="2"/>
                <w:shd w:val="clear" w:color="auto" w:fill="EAF2FB"/>
              </w:tcPr>
            </w:tcPrChange>
          </w:tcPr>
          <w:p w14:paraId="23E34EF3"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4 mg/kg</w:t>
            </w:r>
          </w:p>
        </w:tc>
        <w:tc>
          <w:tcPr>
            <w:tcW w:w="1906" w:type="dxa"/>
            <w:shd w:val="clear" w:color="auto" w:fill="EAF2FB"/>
            <w:tcPrChange w:id="435" w:author="PETAIN Aurelie" w:date="2026-06-08T10:51:00Z" w16du:dateUtc="2026-06-08T08:51:00Z">
              <w:tcPr>
                <w:tcW w:w="2034" w:type="dxa"/>
                <w:gridSpan w:val="2"/>
                <w:shd w:val="clear" w:color="auto" w:fill="EAF2FB"/>
              </w:tcPr>
            </w:tcPrChange>
          </w:tcPr>
          <w:p w14:paraId="62587793"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Animal_02</w:t>
            </w:r>
          </w:p>
        </w:tc>
        <w:tc>
          <w:tcPr>
            <w:tcW w:w="1061" w:type="dxa"/>
            <w:shd w:val="clear" w:color="auto" w:fill="EAF2FB"/>
            <w:tcPrChange w:id="436" w:author="PETAIN Aurelie" w:date="2026-06-08T10:51:00Z" w16du:dateUtc="2026-06-08T08:51:00Z">
              <w:tcPr>
                <w:tcW w:w="653" w:type="dxa"/>
                <w:gridSpan w:val="2"/>
                <w:shd w:val="clear" w:color="auto" w:fill="EAF2FB"/>
              </w:tcPr>
            </w:tcPrChange>
          </w:tcPr>
          <w:p w14:paraId="76F01E30"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73,2</w:t>
            </w:r>
          </w:p>
        </w:tc>
        <w:tc>
          <w:tcPr>
            <w:tcW w:w="1533" w:type="dxa"/>
            <w:shd w:val="clear" w:color="auto" w:fill="EAF2FB"/>
            <w:tcPrChange w:id="437" w:author="PETAIN Aurelie" w:date="2026-06-08T10:51:00Z" w16du:dateUtc="2026-06-08T08:51:00Z">
              <w:tcPr>
                <w:tcW w:w="1587" w:type="dxa"/>
                <w:gridSpan w:val="2"/>
                <w:shd w:val="clear" w:color="auto" w:fill="EAF2FB"/>
              </w:tcPr>
            </w:tcPrChange>
          </w:tcPr>
          <w:p w14:paraId="74C304D4"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1 494</w:t>
            </w:r>
          </w:p>
        </w:tc>
        <w:tc>
          <w:tcPr>
            <w:tcW w:w="1533" w:type="dxa"/>
            <w:shd w:val="clear" w:color="auto" w:fill="EAF2FB"/>
            <w:tcPrChange w:id="438" w:author="PETAIN Aurelie" w:date="2026-06-08T10:51:00Z" w16du:dateUtc="2026-06-08T08:51:00Z">
              <w:tcPr>
                <w:tcW w:w="1587" w:type="dxa"/>
                <w:gridSpan w:val="2"/>
                <w:shd w:val="clear" w:color="auto" w:fill="EAF2FB"/>
              </w:tcPr>
            </w:tcPrChange>
          </w:tcPr>
          <w:p w14:paraId="789D40B5"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1 583</w:t>
            </w:r>
          </w:p>
        </w:tc>
        <w:tc>
          <w:tcPr>
            <w:tcW w:w="1420" w:type="dxa"/>
            <w:shd w:val="clear" w:color="auto" w:fill="EAF2FB"/>
            <w:tcPrChange w:id="439" w:author="PETAIN Aurelie" w:date="2026-06-08T10:51:00Z" w16du:dateUtc="2026-06-08T08:51:00Z">
              <w:tcPr>
                <w:tcW w:w="986" w:type="dxa"/>
                <w:shd w:val="clear" w:color="auto" w:fill="EAF2FB"/>
              </w:tcPr>
            </w:tcPrChange>
          </w:tcPr>
          <w:p w14:paraId="43C85E28"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60,4</w:t>
            </w:r>
          </w:p>
        </w:tc>
        <w:tc>
          <w:tcPr>
            <w:tcW w:w="1134" w:type="dxa"/>
            <w:shd w:val="clear" w:color="auto" w:fill="EAF2FB"/>
            <w:tcPrChange w:id="440" w:author="PETAIN Aurelie" w:date="2026-06-08T10:51:00Z" w16du:dateUtc="2026-06-08T08:51:00Z">
              <w:tcPr>
                <w:tcW w:w="1707" w:type="dxa"/>
                <w:gridSpan w:val="2"/>
                <w:shd w:val="clear" w:color="auto" w:fill="EAF2FB"/>
              </w:tcPr>
            </w:tcPrChange>
          </w:tcPr>
          <w:p w14:paraId="78D10EDA"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2,60</w:t>
            </w:r>
          </w:p>
        </w:tc>
      </w:tr>
      <w:tr w:rsidR="00613E9E" w:rsidRPr="00613E9E" w14:paraId="0D2EBABE" w14:textId="77777777" w:rsidTr="00287D68">
        <w:tc>
          <w:tcPr>
            <w:tcW w:w="1160" w:type="dxa"/>
            <w:shd w:val="clear" w:color="auto" w:fill="2C3E50"/>
            <w:tcPrChange w:id="441" w:author="PETAIN Aurelie" w:date="2026-06-08T10:51:00Z" w16du:dateUtc="2026-06-08T08:51:00Z">
              <w:tcPr>
                <w:tcW w:w="1193" w:type="dxa"/>
                <w:gridSpan w:val="2"/>
                <w:shd w:val="clear" w:color="auto" w:fill="2C3E50"/>
              </w:tcPr>
            </w:tcPrChange>
          </w:tcPr>
          <w:p w14:paraId="661C688F"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4 mg/kg</w:t>
            </w:r>
          </w:p>
        </w:tc>
        <w:tc>
          <w:tcPr>
            <w:tcW w:w="1906" w:type="dxa"/>
            <w:shd w:val="clear" w:color="auto" w:fill="2C3E50"/>
            <w:tcPrChange w:id="442" w:author="PETAIN Aurelie" w:date="2026-06-08T10:51:00Z" w16du:dateUtc="2026-06-08T08:51:00Z">
              <w:tcPr>
                <w:tcW w:w="2034" w:type="dxa"/>
                <w:gridSpan w:val="2"/>
                <w:shd w:val="clear" w:color="auto" w:fill="2C3E50"/>
              </w:tcPr>
            </w:tcPrChange>
          </w:tcPr>
          <w:p w14:paraId="6AE417CE"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Moyenne</w:t>
            </w:r>
          </w:p>
        </w:tc>
        <w:tc>
          <w:tcPr>
            <w:tcW w:w="1061" w:type="dxa"/>
            <w:shd w:val="clear" w:color="auto" w:fill="2C3E50"/>
            <w:tcPrChange w:id="443" w:author="PETAIN Aurelie" w:date="2026-06-08T10:51:00Z" w16du:dateUtc="2026-06-08T08:51:00Z">
              <w:tcPr>
                <w:tcW w:w="653" w:type="dxa"/>
                <w:gridSpan w:val="2"/>
                <w:shd w:val="clear" w:color="auto" w:fill="2C3E50"/>
              </w:tcPr>
            </w:tcPrChange>
          </w:tcPr>
          <w:p w14:paraId="4B721C37"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81,8</w:t>
            </w:r>
          </w:p>
        </w:tc>
        <w:tc>
          <w:tcPr>
            <w:tcW w:w="1533" w:type="dxa"/>
            <w:shd w:val="clear" w:color="auto" w:fill="2C3E50"/>
            <w:tcPrChange w:id="444" w:author="PETAIN Aurelie" w:date="2026-06-08T10:51:00Z" w16du:dateUtc="2026-06-08T08:51:00Z">
              <w:tcPr>
                <w:tcW w:w="1587" w:type="dxa"/>
                <w:gridSpan w:val="2"/>
                <w:shd w:val="clear" w:color="auto" w:fill="2C3E50"/>
              </w:tcPr>
            </w:tcPrChange>
          </w:tcPr>
          <w:p w14:paraId="73B156D9"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1 720</w:t>
            </w:r>
          </w:p>
        </w:tc>
        <w:tc>
          <w:tcPr>
            <w:tcW w:w="1533" w:type="dxa"/>
            <w:shd w:val="clear" w:color="auto" w:fill="2C3E50"/>
            <w:tcPrChange w:id="445" w:author="PETAIN Aurelie" w:date="2026-06-08T10:51:00Z" w16du:dateUtc="2026-06-08T08:51:00Z">
              <w:tcPr>
                <w:tcW w:w="1587" w:type="dxa"/>
                <w:gridSpan w:val="2"/>
                <w:shd w:val="clear" w:color="auto" w:fill="2C3E50"/>
              </w:tcPr>
            </w:tcPrChange>
          </w:tcPr>
          <w:p w14:paraId="755DC01C"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1 834</w:t>
            </w:r>
          </w:p>
        </w:tc>
        <w:tc>
          <w:tcPr>
            <w:tcW w:w="1420" w:type="dxa"/>
            <w:shd w:val="clear" w:color="auto" w:fill="2C3E50"/>
            <w:tcPrChange w:id="446" w:author="PETAIN Aurelie" w:date="2026-06-08T10:51:00Z" w16du:dateUtc="2026-06-08T08:51:00Z">
              <w:tcPr>
                <w:tcW w:w="986" w:type="dxa"/>
                <w:shd w:val="clear" w:color="auto" w:fill="2C3E50"/>
              </w:tcPr>
            </w:tcPrChange>
          </w:tcPr>
          <w:p w14:paraId="289FE6FD"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65,5</w:t>
            </w:r>
          </w:p>
        </w:tc>
        <w:tc>
          <w:tcPr>
            <w:tcW w:w="1134" w:type="dxa"/>
            <w:shd w:val="clear" w:color="auto" w:fill="2C3E50"/>
            <w:tcPrChange w:id="447" w:author="PETAIN Aurelie" w:date="2026-06-08T10:51:00Z" w16du:dateUtc="2026-06-08T08:51:00Z">
              <w:tcPr>
                <w:tcW w:w="1707" w:type="dxa"/>
                <w:gridSpan w:val="2"/>
                <w:shd w:val="clear" w:color="auto" w:fill="2C3E50"/>
              </w:tcPr>
            </w:tcPrChange>
          </w:tcPr>
          <w:p w14:paraId="196D3248"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2,28</w:t>
            </w:r>
          </w:p>
        </w:tc>
      </w:tr>
      <w:tr w:rsidR="00613E9E" w:rsidRPr="00613E9E" w14:paraId="3FADC7C1" w14:textId="77777777" w:rsidTr="00287D68">
        <w:tc>
          <w:tcPr>
            <w:tcW w:w="1160" w:type="dxa"/>
            <w:shd w:val="clear" w:color="auto" w:fill="FDFEFE"/>
            <w:tcPrChange w:id="448" w:author="PETAIN Aurelie" w:date="2026-06-08T10:51:00Z" w16du:dateUtc="2026-06-08T08:51:00Z">
              <w:tcPr>
                <w:tcW w:w="1193" w:type="dxa"/>
                <w:gridSpan w:val="2"/>
                <w:shd w:val="clear" w:color="auto" w:fill="FDFEFE"/>
              </w:tcPr>
            </w:tcPrChange>
          </w:tcPr>
          <w:p w14:paraId="54BEC28B"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13 mg/kg</w:t>
            </w:r>
          </w:p>
        </w:tc>
        <w:tc>
          <w:tcPr>
            <w:tcW w:w="1906" w:type="dxa"/>
            <w:shd w:val="clear" w:color="auto" w:fill="FDFEFE"/>
            <w:tcPrChange w:id="449" w:author="PETAIN Aurelie" w:date="2026-06-08T10:51:00Z" w16du:dateUtc="2026-06-08T08:51:00Z">
              <w:tcPr>
                <w:tcW w:w="2034" w:type="dxa"/>
                <w:gridSpan w:val="2"/>
                <w:shd w:val="clear" w:color="auto" w:fill="FDFEFE"/>
              </w:tcPr>
            </w:tcPrChange>
          </w:tcPr>
          <w:p w14:paraId="353A3F30"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Animal_03</w:t>
            </w:r>
          </w:p>
        </w:tc>
        <w:tc>
          <w:tcPr>
            <w:tcW w:w="1061" w:type="dxa"/>
            <w:shd w:val="clear" w:color="auto" w:fill="FDFEFE"/>
            <w:tcPrChange w:id="450" w:author="PETAIN Aurelie" w:date="2026-06-08T10:51:00Z" w16du:dateUtc="2026-06-08T08:51:00Z">
              <w:tcPr>
                <w:tcW w:w="653" w:type="dxa"/>
                <w:gridSpan w:val="2"/>
                <w:shd w:val="clear" w:color="auto" w:fill="FDFEFE"/>
              </w:tcPr>
            </w:tcPrChange>
          </w:tcPr>
          <w:p w14:paraId="1696F579"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236,0</w:t>
            </w:r>
          </w:p>
        </w:tc>
        <w:tc>
          <w:tcPr>
            <w:tcW w:w="1533" w:type="dxa"/>
            <w:shd w:val="clear" w:color="auto" w:fill="FDFEFE"/>
            <w:tcPrChange w:id="451" w:author="PETAIN Aurelie" w:date="2026-06-08T10:51:00Z" w16du:dateUtc="2026-06-08T08:51:00Z">
              <w:tcPr>
                <w:tcW w:w="1587" w:type="dxa"/>
                <w:gridSpan w:val="2"/>
                <w:shd w:val="clear" w:color="auto" w:fill="FDFEFE"/>
              </w:tcPr>
            </w:tcPrChange>
          </w:tcPr>
          <w:p w14:paraId="3853DF0D"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7 579</w:t>
            </w:r>
          </w:p>
        </w:tc>
        <w:tc>
          <w:tcPr>
            <w:tcW w:w="1533" w:type="dxa"/>
            <w:shd w:val="clear" w:color="auto" w:fill="FDFEFE"/>
            <w:tcPrChange w:id="452" w:author="PETAIN Aurelie" w:date="2026-06-08T10:51:00Z" w16du:dateUtc="2026-06-08T08:51:00Z">
              <w:tcPr>
                <w:tcW w:w="1587" w:type="dxa"/>
                <w:gridSpan w:val="2"/>
                <w:shd w:val="clear" w:color="auto" w:fill="FDFEFE"/>
              </w:tcPr>
            </w:tcPrChange>
          </w:tcPr>
          <w:p w14:paraId="04A0C321"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7 587</w:t>
            </w:r>
          </w:p>
        </w:tc>
        <w:tc>
          <w:tcPr>
            <w:tcW w:w="1420" w:type="dxa"/>
            <w:shd w:val="clear" w:color="auto" w:fill="FDFEFE"/>
            <w:tcPrChange w:id="453" w:author="PETAIN Aurelie" w:date="2026-06-08T10:51:00Z" w16du:dateUtc="2026-06-08T08:51:00Z">
              <w:tcPr>
                <w:tcW w:w="986" w:type="dxa"/>
                <w:shd w:val="clear" w:color="auto" w:fill="FDFEFE"/>
              </w:tcPr>
            </w:tcPrChange>
          </w:tcPr>
          <w:p w14:paraId="266A6E74"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36,4</w:t>
            </w:r>
          </w:p>
        </w:tc>
        <w:tc>
          <w:tcPr>
            <w:tcW w:w="1134" w:type="dxa"/>
            <w:shd w:val="clear" w:color="auto" w:fill="FDFEFE"/>
            <w:tcPrChange w:id="454" w:author="PETAIN Aurelie" w:date="2026-06-08T10:51:00Z" w16du:dateUtc="2026-06-08T08:51:00Z">
              <w:tcPr>
                <w:tcW w:w="1707" w:type="dxa"/>
                <w:gridSpan w:val="2"/>
                <w:shd w:val="clear" w:color="auto" w:fill="FDFEFE"/>
              </w:tcPr>
            </w:tcPrChange>
          </w:tcPr>
          <w:p w14:paraId="5C1C2B16"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1,88</w:t>
            </w:r>
          </w:p>
        </w:tc>
      </w:tr>
      <w:tr w:rsidR="00613E9E" w:rsidRPr="00613E9E" w14:paraId="0E3C1FDE" w14:textId="77777777" w:rsidTr="00287D68">
        <w:tc>
          <w:tcPr>
            <w:tcW w:w="1160" w:type="dxa"/>
            <w:shd w:val="clear" w:color="auto" w:fill="FDFEFE"/>
            <w:tcPrChange w:id="455" w:author="PETAIN Aurelie" w:date="2026-06-08T10:51:00Z" w16du:dateUtc="2026-06-08T08:51:00Z">
              <w:tcPr>
                <w:tcW w:w="1193" w:type="dxa"/>
                <w:gridSpan w:val="2"/>
                <w:shd w:val="clear" w:color="auto" w:fill="FDFEFE"/>
              </w:tcPr>
            </w:tcPrChange>
          </w:tcPr>
          <w:p w14:paraId="08D50C03"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13 mg/kg</w:t>
            </w:r>
          </w:p>
        </w:tc>
        <w:tc>
          <w:tcPr>
            <w:tcW w:w="1906" w:type="dxa"/>
            <w:shd w:val="clear" w:color="auto" w:fill="FDFEFE"/>
            <w:tcPrChange w:id="456" w:author="PETAIN Aurelie" w:date="2026-06-08T10:51:00Z" w16du:dateUtc="2026-06-08T08:51:00Z">
              <w:tcPr>
                <w:tcW w:w="2034" w:type="dxa"/>
                <w:gridSpan w:val="2"/>
                <w:shd w:val="clear" w:color="auto" w:fill="FDFEFE"/>
              </w:tcPr>
            </w:tcPrChange>
          </w:tcPr>
          <w:p w14:paraId="703A7AD8"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Animal_04</w:t>
            </w:r>
          </w:p>
        </w:tc>
        <w:tc>
          <w:tcPr>
            <w:tcW w:w="1061" w:type="dxa"/>
            <w:shd w:val="clear" w:color="auto" w:fill="FDFEFE"/>
            <w:tcPrChange w:id="457" w:author="PETAIN Aurelie" w:date="2026-06-08T10:51:00Z" w16du:dateUtc="2026-06-08T08:51:00Z">
              <w:tcPr>
                <w:tcW w:w="653" w:type="dxa"/>
                <w:gridSpan w:val="2"/>
                <w:shd w:val="clear" w:color="auto" w:fill="FDFEFE"/>
              </w:tcPr>
            </w:tcPrChange>
          </w:tcPr>
          <w:p w14:paraId="0E87B3AC"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266,0</w:t>
            </w:r>
          </w:p>
        </w:tc>
        <w:tc>
          <w:tcPr>
            <w:tcW w:w="1533" w:type="dxa"/>
            <w:shd w:val="clear" w:color="auto" w:fill="FDFEFE"/>
            <w:tcPrChange w:id="458" w:author="PETAIN Aurelie" w:date="2026-06-08T10:51:00Z" w16du:dateUtc="2026-06-08T08:51:00Z">
              <w:tcPr>
                <w:tcW w:w="1587" w:type="dxa"/>
                <w:gridSpan w:val="2"/>
                <w:shd w:val="clear" w:color="auto" w:fill="FDFEFE"/>
              </w:tcPr>
            </w:tcPrChange>
          </w:tcPr>
          <w:p w14:paraId="07048310"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9 819</w:t>
            </w:r>
          </w:p>
        </w:tc>
        <w:tc>
          <w:tcPr>
            <w:tcW w:w="1533" w:type="dxa"/>
            <w:shd w:val="clear" w:color="auto" w:fill="FDFEFE"/>
            <w:tcPrChange w:id="459" w:author="PETAIN Aurelie" w:date="2026-06-08T10:51:00Z" w16du:dateUtc="2026-06-08T08:51:00Z">
              <w:tcPr>
                <w:tcW w:w="1587" w:type="dxa"/>
                <w:gridSpan w:val="2"/>
                <w:shd w:val="clear" w:color="auto" w:fill="FDFEFE"/>
              </w:tcPr>
            </w:tcPrChange>
          </w:tcPr>
          <w:p w14:paraId="5324AB6B"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9 896</w:t>
            </w:r>
          </w:p>
        </w:tc>
        <w:tc>
          <w:tcPr>
            <w:tcW w:w="1420" w:type="dxa"/>
            <w:shd w:val="clear" w:color="auto" w:fill="FDFEFE"/>
            <w:tcPrChange w:id="460" w:author="PETAIN Aurelie" w:date="2026-06-08T10:51:00Z" w16du:dateUtc="2026-06-08T08:51:00Z">
              <w:tcPr>
                <w:tcW w:w="986" w:type="dxa"/>
                <w:shd w:val="clear" w:color="auto" w:fill="FDFEFE"/>
              </w:tcPr>
            </w:tcPrChange>
          </w:tcPr>
          <w:p w14:paraId="40D100F6"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54,3</w:t>
            </w:r>
          </w:p>
        </w:tc>
        <w:tc>
          <w:tcPr>
            <w:tcW w:w="1134" w:type="dxa"/>
            <w:shd w:val="clear" w:color="auto" w:fill="FDFEFE"/>
            <w:tcPrChange w:id="461" w:author="PETAIN Aurelie" w:date="2026-06-08T10:51:00Z" w16du:dateUtc="2026-06-08T08:51:00Z">
              <w:tcPr>
                <w:tcW w:w="1707" w:type="dxa"/>
                <w:gridSpan w:val="2"/>
                <w:shd w:val="clear" w:color="auto" w:fill="FDFEFE"/>
              </w:tcPr>
            </w:tcPrChange>
          </w:tcPr>
          <w:p w14:paraId="2D1EB615"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1,40</w:t>
            </w:r>
          </w:p>
        </w:tc>
      </w:tr>
      <w:tr w:rsidR="00613E9E" w:rsidRPr="00613E9E" w14:paraId="4FD5DE90" w14:textId="77777777" w:rsidTr="00287D68">
        <w:tc>
          <w:tcPr>
            <w:tcW w:w="1160" w:type="dxa"/>
            <w:shd w:val="clear" w:color="auto" w:fill="2C3E50"/>
            <w:tcPrChange w:id="462" w:author="PETAIN Aurelie" w:date="2026-06-08T10:51:00Z" w16du:dateUtc="2026-06-08T08:51:00Z">
              <w:tcPr>
                <w:tcW w:w="1193" w:type="dxa"/>
                <w:gridSpan w:val="2"/>
                <w:shd w:val="clear" w:color="auto" w:fill="2C3E50"/>
              </w:tcPr>
            </w:tcPrChange>
          </w:tcPr>
          <w:p w14:paraId="339F5221"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13 mg/kg</w:t>
            </w:r>
          </w:p>
        </w:tc>
        <w:tc>
          <w:tcPr>
            <w:tcW w:w="1906" w:type="dxa"/>
            <w:shd w:val="clear" w:color="auto" w:fill="2C3E50"/>
            <w:tcPrChange w:id="463" w:author="PETAIN Aurelie" w:date="2026-06-08T10:51:00Z" w16du:dateUtc="2026-06-08T08:51:00Z">
              <w:tcPr>
                <w:tcW w:w="2034" w:type="dxa"/>
                <w:gridSpan w:val="2"/>
                <w:shd w:val="clear" w:color="auto" w:fill="2C3E50"/>
              </w:tcPr>
            </w:tcPrChange>
          </w:tcPr>
          <w:p w14:paraId="021E8499"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Moyenne</w:t>
            </w:r>
          </w:p>
        </w:tc>
        <w:tc>
          <w:tcPr>
            <w:tcW w:w="1061" w:type="dxa"/>
            <w:shd w:val="clear" w:color="auto" w:fill="2C3E50"/>
            <w:tcPrChange w:id="464" w:author="PETAIN Aurelie" w:date="2026-06-08T10:51:00Z" w16du:dateUtc="2026-06-08T08:51:00Z">
              <w:tcPr>
                <w:tcW w:w="653" w:type="dxa"/>
                <w:gridSpan w:val="2"/>
                <w:shd w:val="clear" w:color="auto" w:fill="2C3E50"/>
              </w:tcPr>
            </w:tcPrChange>
          </w:tcPr>
          <w:p w14:paraId="67D1956E"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251,0</w:t>
            </w:r>
          </w:p>
        </w:tc>
        <w:tc>
          <w:tcPr>
            <w:tcW w:w="1533" w:type="dxa"/>
            <w:shd w:val="clear" w:color="auto" w:fill="2C3E50"/>
            <w:tcPrChange w:id="465" w:author="PETAIN Aurelie" w:date="2026-06-08T10:51:00Z" w16du:dateUtc="2026-06-08T08:51:00Z">
              <w:tcPr>
                <w:tcW w:w="1587" w:type="dxa"/>
                <w:gridSpan w:val="2"/>
                <w:shd w:val="clear" w:color="auto" w:fill="2C3E50"/>
              </w:tcPr>
            </w:tcPrChange>
          </w:tcPr>
          <w:p w14:paraId="6E5E9179"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8 699</w:t>
            </w:r>
          </w:p>
        </w:tc>
        <w:tc>
          <w:tcPr>
            <w:tcW w:w="1533" w:type="dxa"/>
            <w:shd w:val="clear" w:color="auto" w:fill="2C3E50"/>
            <w:tcPrChange w:id="466" w:author="PETAIN Aurelie" w:date="2026-06-08T10:51:00Z" w16du:dateUtc="2026-06-08T08:51:00Z">
              <w:tcPr>
                <w:tcW w:w="1587" w:type="dxa"/>
                <w:gridSpan w:val="2"/>
                <w:shd w:val="clear" w:color="auto" w:fill="2C3E50"/>
              </w:tcPr>
            </w:tcPrChange>
          </w:tcPr>
          <w:p w14:paraId="3CFFD11C"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8 742</w:t>
            </w:r>
          </w:p>
        </w:tc>
        <w:tc>
          <w:tcPr>
            <w:tcW w:w="1420" w:type="dxa"/>
            <w:shd w:val="clear" w:color="auto" w:fill="2C3E50"/>
            <w:tcPrChange w:id="467" w:author="PETAIN Aurelie" w:date="2026-06-08T10:51:00Z" w16du:dateUtc="2026-06-08T08:51:00Z">
              <w:tcPr>
                <w:tcW w:w="986" w:type="dxa"/>
                <w:shd w:val="clear" w:color="auto" w:fill="2C3E50"/>
              </w:tcPr>
            </w:tcPrChange>
          </w:tcPr>
          <w:p w14:paraId="3D05E648"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45,3</w:t>
            </w:r>
          </w:p>
        </w:tc>
        <w:tc>
          <w:tcPr>
            <w:tcW w:w="1134" w:type="dxa"/>
            <w:shd w:val="clear" w:color="auto" w:fill="2C3E50"/>
            <w:tcPrChange w:id="468" w:author="PETAIN Aurelie" w:date="2026-06-08T10:51:00Z" w16du:dateUtc="2026-06-08T08:51:00Z">
              <w:tcPr>
                <w:tcW w:w="1707" w:type="dxa"/>
                <w:gridSpan w:val="2"/>
                <w:shd w:val="clear" w:color="auto" w:fill="2C3E50"/>
              </w:tcPr>
            </w:tcPrChange>
          </w:tcPr>
          <w:p w14:paraId="26601A18"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1,64</w:t>
            </w:r>
          </w:p>
        </w:tc>
      </w:tr>
      <w:tr w:rsidR="00613E9E" w:rsidRPr="00613E9E" w14:paraId="46175A88" w14:textId="77777777" w:rsidTr="00287D68">
        <w:tc>
          <w:tcPr>
            <w:tcW w:w="1160" w:type="dxa"/>
            <w:shd w:val="clear" w:color="auto" w:fill="EAF2FB"/>
            <w:tcPrChange w:id="469" w:author="PETAIN Aurelie" w:date="2026-06-08T10:51:00Z" w16du:dateUtc="2026-06-08T08:51:00Z">
              <w:tcPr>
                <w:tcW w:w="1193" w:type="dxa"/>
                <w:gridSpan w:val="2"/>
                <w:shd w:val="clear" w:color="auto" w:fill="EAF2FB"/>
              </w:tcPr>
            </w:tcPrChange>
          </w:tcPr>
          <w:p w14:paraId="5AC81DF7"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26 mg/kg</w:t>
            </w:r>
          </w:p>
        </w:tc>
        <w:tc>
          <w:tcPr>
            <w:tcW w:w="1906" w:type="dxa"/>
            <w:shd w:val="clear" w:color="auto" w:fill="EAF2FB"/>
            <w:tcPrChange w:id="470" w:author="PETAIN Aurelie" w:date="2026-06-08T10:51:00Z" w16du:dateUtc="2026-06-08T08:51:00Z">
              <w:tcPr>
                <w:tcW w:w="2034" w:type="dxa"/>
                <w:gridSpan w:val="2"/>
                <w:shd w:val="clear" w:color="auto" w:fill="EAF2FB"/>
              </w:tcPr>
            </w:tcPrChange>
          </w:tcPr>
          <w:p w14:paraId="4A327CE6"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Animal_05</w:t>
            </w:r>
          </w:p>
        </w:tc>
        <w:tc>
          <w:tcPr>
            <w:tcW w:w="1061" w:type="dxa"/>
            <w:shd w:val="clear" w:color="auto" w:fill="EAF2FB"/>
            <w:tcPrChange w:id="471" w:author="PETAIN Aurelie" w:date="2026-06-08T10:51:00Z" w16du:dateUtc="2026-06-08T08:51:00Z">
              <w:tcPr>
                <w:tcW w:w="653" w:type="dxa"/>
                <w:gridSpan w:val="2"/>
                <w:shd w:val="clear" w:color="auto" w:fill="EAF2FB"/>
              </w:tcPr>
            </w:tcPrChange>
          </w:tcPr>
          <w:p w14:paraId="0DEE5A2D"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513,0</w:t>
            </w:r>
          </w:p>
        </w:tc>
        <w:tc>
          <w:tcPr>
            <w:tcW w:w="1533" w:type="dxa"/>
            <w:shd w:val="clear" w:color="auto" w:fill="EAF2FB"/>
            <w:tcPrChange w:id="472" w:author="PETAIN Aurelie" w:date="2026-06-08T10:51:00Z" w16du:dateUtc="2026-06-08T08:51:00Z">
              <w:tcPr>
                <w:tcW w:w="1587" w:type="dxa"/>
                <w:gridSpan w:val="2"/>
                <w:shd w:val="clear" w:color="auto" w:fill="EAF2FB"/>
              </w:tcPr>
            </w:tcPrChange>
          </w:tcPr>
          <w:p w14:paraId="0C0622EE"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14 048</w:t>
            </w:r>
          </w:p>
        </w:tc>
        <w:tc>
          <w:tcPr>
            <w:tcW w:w="1533" w:type="dxa"/>
            <w:shd w:val="clear" w:color="auto" w:fill="EAF2FB"/>
            <w:tcPrChange w:id="473" w:author="PETAIN Aurelie" w:date="2026-06-08T10:51:00Z" w16du:dateUtc="2026-06-08T08:51:00Z">
              <w:tcPr>
                <w:tcW w:w="1587" w:type="dxa"/>
                <w:gridSpan w:val="2"/>
                <w:shd w:val="clear" w:color="auto" w:fill="EAF2FB"/>
              </w:tcPr>
            </w:tcPrChange>
          </w:tcPr>
          <w:p w14:paraId="6276A8E0"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14 061</w:t>
            </w:r>
          </w:p>
        </w:tc>
        <w:tc>
          <w:tcPr>
            <w:tcW w:w="1420" w:type="dxa"/>
            <w:shd w:val="clear" w:color="auto" w:fill="EAF2FB"/>
            <w:tcPrChange w:id="474" w:author="PETAIN Aurelie" w:date="2026-06-08T10:51:00Z" w16du:dateUtc="2026-06-08T08:51:00Z">
              <w:tcPr>
                <w:tcW w:w="986" w:type="dxa"/>
                <w:shd w:val="clear" w:color="auto" w:fill="EAF2FB"/>
              </w:tcPr>
            </w:tcPrChange>
          </w:tcPr>
          <w:p w14:paraId="7D397DDA"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48,6</w:t>
            </w:r>
          </w:p>
        </w:tc>
        <w:tc>
          <w:tcPr>
            <w:tcW w:w="1134" w:type="dxa"/>
            <w:shd w:val="clear" w:color="auto" w:fill="EAF2FB"/>
            <w:tcPrChange w:id="475" w:author="PETAIN Aurelie" w:date="2026-06-08T10:51:00Z" w16du:dateUtc="2026-06-08T08:51:00Z">
              <w:tcPr>
                <w:tcW w:w="1707" w:type="dxa"/>
                <w:gridSpan w:val="2"/>
                <w:shd w:val="clear" w:color="auto" w:fill="EAF2FB"/>
              </w:tcPr>
            </w:tcPrChange>
          </w:tcPr>
          <w:p w14:paraId="219E044A"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1,94</w:t>
            </w:r>
          </w:p>
        </w:tc>
      </w:tr>
      <w:tr w:rsidR="00613E9E" w:rsidRPr="00613E9E" w14:paraId="3D007078" w14:textId="77777777" w:rsidTr="00287D68">
        <w:tc>
          <w:tcPr>
            <w:tcW w:w="1160" w:type="dxa"/>
            <w:shd w:val="clear" w:color="auto" w:fill="EAF2FB"/>
            <w:tcPrChange w:id="476" w:author="PETAIN Aurelie" w:date="2026-06-08T10:51:00Z" w16du:dateUtc="2026-06-08T08:51:00Z">
              <w:tcPr>
                <w:tcW w:w="1193" w:type="dxa"/>
                <w:gridSpan w:val="2"/>
                <w:shd w:val="clear" w:color="auto" w:fill="EAF2FB"/>
              </w:tcPr>
            </w:tcPrChange>
          </w:tcPr>
          <w:p w14:paraId="08F8F079"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26 mg/kg</w:t>
            </w:r>
          </w:p>
        </w:tc>
        <w:tc>
          <w:tcPr>
            <w:tcW w:w="1906" w:type="dxa"/>
            <w:shd w:val="clear" w:color="auto" w:fill="EAF2FB"/>
            <w:tcPrChange w:id="477" w:author="PETAIN Aurelie" w:date="2026-06-08T10:51:00Z" w16du:dateUtc="2026-06-08T08:51:00Z">
              <w:tcPr>
                <w:tcW w:w="2034" w:type="dxa"/>
                <w:gridSpan w:val="2"/>
                <w:shd w:val="clear" w:color="auto" w:fill="EAF2FB"/>
              </w:tcPr>
            </w:tcPrChange>
          </w:tcPr>
          <w:p w14:paraId="512DF5FF"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Animal_06</w:t>
            </w:r>
          </w:p>
        </w:tc>
        <w:tc>
          <w:tcPr>
            <w:tcW w:w="1061" w:type="dxa"/>
            <w:shd w:val="clear" w:color="auto" w:fill="EAF2FB"/>
            <w:tcPrChange w:id="478" w:author="PETAIN Aurelie" w:date="2026-06-08T10:51:00Z" w16du:dateUtc="2026-06-08T08:51:00Z">
              <w:tcPr>
                <w:tcW w:w="653" w:type="dxa"/>
                <w:gridSpan w:val="2"/>
                <w:shd w:val="clear" w:color="auto" w:fill="EAF2FB"/>
              </w:tcPr>
            </w:tcPrChange>
          </w:tcPr>
          <w:p w14:paraId="6B431FA3"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393,0</w:t>
            </w:r>
          </w:p>
        </w:tc>
        <w:tc>
          <w:tcPr>
            <w:tcW w:w="1533" w:type="dxa"/>
            <w:shd w:val="clear" w:color="auto" w:fill="EAF2FB"/>
            <w:tcPrChange w:id="479" w:author="PETAIN Aurelie" w:date="2026-06-08T10:51:00Z" w16du:dateUtc="2026-06-08T08:51:00Z">
              <w:tcPr>
                <w:tcW w:w="1587" w:type="dxa"/>
                <w:gridSpan w:val="2"/>
                <w:shd w:val="clear" w:color="auto" w:fill="EAF2FB"/>
              </w:tcPr>
            </w:tcPrChange>
          </w:tcPr>
          <w:p w14:paraId="09218E8E"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16 080</w:t>
            </w:r>
          </w:p>
        </w:tc>
        <w:tc>
          <w:tcPr>
            <w:tcW w:w="1533" w:type="dxa"/>
            <w:shd w:val="clear" w:color="auto" w:fill="EAF2FB"/>
            <w:tcPrChange w:id="480" w:author="PETAIN Aurelie" w:date="2026-06-08T10:51:00Z" w16du:dateUtc="2026-06-08T08:51:00Z">
              <w:tcPr>
                <w:tcW w:w="1587" w:type="dxa"/>
                <w:gridSpan w:val="2"/>
                <w:shd w:val="clear" w:color="auto" w:fill="EAF2FB"/>
              </w:tcPr>
            </w:tcPrChange>
          </w:tcPr>
          <w:p w14:paraId="67668512"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16 166</w:t>
            </w:r>
          </w:p>
        </w:tc>
        <w:tc>
          <w:tcPr>
            <w:tcW w:w="1420" w:type="dxa"/>
            <w:shd w:val="clear" w:color="auto" w:fill="EAF2FB"/>
            <w:tcPrChange w:id="481" w:author="PETAIN Aurelie" w:date="2026-06-08T10:51:00Z" w16du:dateUtc="2026-06-08T08:51:00Z">
              <w:tcPr>
                <w:tcW w:w="986" w:type="dxa"/>
                <w:shd w:val="clear" w:color="auto" w:fill="EAF2FB"/>
              </w:tcPr>
            </w:tcPrChange>
          </w:tcPr>
          <w:p w14:paraId="630BF92D"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82,7</w:t>
            </w:r>
          </w:p>
        </w:tc>
        <w:tc>
          <w:tcPr>
            <w:tcW w:w="1134" w:type="dxa"/>
            <w:shd w:val="clear" w:color="auto" w:fill="EAF2FB"/>
            <w:tcPrChange w:id="482" w:author="PETAIN Aurelie" w:date="2026-06-08T10:51:00Z" w16du:dateUtc="2026-06-08T08:51:00Z">
              <w:tcPr>
                <w:tcW w:w="1707" w:type="dxa"/>
                <w:gridSpan w:val="2"/>
                <w:shd w:val="clear" w:color="auto" w:fill="EAF2FB"/>
              </w:tcPr>
            </w:tcPrChange>
          </w:tcPr>
          <w:p w14:paraId="5D6313EE"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1,65</w:t>
            </w:r>
          </w:p>
        </w:tc>
      </w:tr>
      <w:tr w:rsidR="00613E9E" w:rsidRPr="00613E9E" w14:paraId="57A627E6" w14:textId="77777777" w:rsidTr="00287D68">
        <w:tc>
          <w:tcPr>
            <w:tcW w:w="1160" w:type="dxa"/>
            <w:shd w:val="clear" w:color="auto" w:fill="2C3E50"/>
            <w:tcPrChange w:id="483" w:author="PETAIN Aurelie" w:date="2026-06-08T10:51:00Z" w16du:dateUtc="2026-06-08T08:51:00Z">
              <w:tcPr>
                <w:tcW w:w="1193" w:type="dxa"/>
                <w:gridSpan w:val="2"/>
                <w:shd w:val="clear" w:color="auto" w:fill="2C3E50"/>
              </w:tcPr>
            </w:tcPrChange>
          </w:tcPr>
          <w:p w14:paraId="54E791B8"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26 mg/kg</w:t>
            </w:r>
          </w:p>
        </w:tc>
        <w:tc>
          <w:tcPr>
            <w:tcW w:w="1906" w:type="dxa"/>
            <w:shd w:val="clear" w:color="auto" w:fill="2C3E50"/>
            <w:tcPrChange w:id="484" w:author="PETAIN Aurelie" w:date="2026-06-08T10:51:00Z" w16du:dateUtc="2026-06-08T08:51:00Z">
              <w:tcPr>
                <w:tcW w:w="2034" w:type="dxa"/>
                <w:gridSpan w:val="2"/>
                <w:shd w:val="clear" w:color="auto" w:fill="2C3E50"/>
              </w:tcPr>
            </w:tcPrChange>
          </w:tcPr>
          <w:p w14:paraId="52CE2FC9"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Moyenne</w:t>
            </w:r>
          </w:p>
        </w:tc>
        <w:tc>
          <w:tcPr>
            <w:tcW w:w="1061" w:type="dxa"/>
            <w:shd w:val="clear" w:color="auto" w:fill="2C3E50"/>
            <w:tcPrChange w:id="485" w:author="PETAIN Aurelie" w:date="2026-06-08T10:51:00Z" w16du:dateUtc="2026-06-08T08:51:00Z">
              <w:tcPr>
                <w:tcW w:w="653" w:type="dxa"/>
                <w:gridSpan w:val="2"/>
                <w:shd w:val="clear" w:color="auto" w:fill="2C3E50"/>
              </w:tcPr>
            </w:tcPrChange>
          </w:tcPr>
          <w:p w14:paraId="4B0C1A18"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453,0</w:t>
            </w:r>
          </w:p>
        </w:tc>
        <w:tc>
          <w:tcPr>
            <w:tcW w:w="1533" w:type="dxa"/>
            <w:shd w:val="clear" w:color="auto" w:fill="2C3E50"/>
            <w:tcPrChange w:id="486" w:author="PETAIN Aurelie" w:date="2026-06-08T10:51:00Z" w16du:dateUtc="2026-06-08T08:51:00Z">
              <w:tcPr>
                <w:tcW w:w="1587" w:type="dxa"/>
                <w:gridSpan w:val="2"/>
                <w:shd w:val="clear" w:color="auto" w:fill="2C3E50"/>
              </w:tcPr>
            </w:tcPrChange>
          </w:tcPr>
          <w:p w14:paraId="2A51F006"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15 064</w:t>
            </w:r>
          </w:p>
        </w:tc>
        <w:tc>
          <w:tcPr>
            <w:tcW w:w="1533" w:type="dxa"/>
            <w:shd w:val="clear" w:color="auto" w:fill="2C3E50"/>
            <w:tcPrChange w:id="487" w:author="PETAIN Aurelie" w:date="2026-06-08T10:51:00Z" w16du:dateUtc="2026-06-08T08:51:00Z">
              <w:tcPr>
                <w:tcW w:w="1587" w:type="dxa"/>
                <w:gridSpan w:val="2"/>
                <w:shd w:val="clear" w:color="auto" w:fill="2C3E50"/>
              </w:tcPr>
            </w:tcPrChange>
          </w:tcPr>
          <w:p w14:paraId="2471DFD6"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15 114</w:t>
            </w:r>
          </w:p>
        </w:tc>
        <w:tc>
          <w:tcPr>
            <w:tcW w:w="1420" w:type="dxa"/>
            <w:shd w:val="clear" w:color="auto" w:fill="2C3E50"/>
            <w:tcPrChange w:id="488" w:author="PETAIN Aurelie" w:date="2026-06-08T10:51:00Z" w16du:dateUtc="2026-06-08T08:51:00Z">
              <w:tcPr>
                <w:tcW w:w="986" w:type="dxa"/>
                <w:shd w:val="clear" w:color="auto" w:fill="2C3E50"/>
              </w:tcPr>
            </w:tcPrChange>
          </w:tcPr>
          <w:p w14:paraId="3FA4DD6C"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65,7</w:t>
            </w:r>
          </w:p>
        </w:tc>
        <w:tc>
          <w:tcPr>
            <w:tcW w:w="1134" w:type="dxa"/>
            <w:shd w:val="clear" w:color="auto" w:fill="2C3E50"/>
            <w:tcPrChange w:id="489" w:author="PETAIN Aurelie" w:date="2026-06-08T10:51:00Z" w16du:dateUtc="2026-06-08T08:51:00Z">
              <w:tcPr>
                <w:tcW w:w="1707" w:type="dxa"/>
                <w:gridSpan w:val="2"/>
                <w:shd w:val="clear" w:color="auto" w:fill="2C3E50"/>
              </w:tcPr>
            </w:tcPrChange>
          </w:tcPr>
          <w:p w14:paraId="32CF596B"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1,79</w:t>
            </w:r>
          </w:p>
        </w:tc>
      </w:tr>
      <w:tr w:rsidR="00613E9E" w:rsidRPr="00613E9E" w14:paraId="0E93404F" w14:textId="77777777" w:rsidTr="00287D68">
        <w:tc>
          <w:tcPr>
            <w:tcW w:w="1160" w:type="dxa"/>
            <w:shd w:val="clear" w:color="auto" w:fill="FDFEFE"/>
            <w:tcPrChange w:id="490" w:author="PETAIN Aurelie" w:date="2026-06-08T10:51:00Z" w16du:dateUtc="2026-06-08T08:51:00Z">
              <w:tcPr>
                <w:tcW w:w="1193" w:type="dxa"/>
                <w:gridSpan w:val="2"/>
                <w:shd w:val="clear" w:color="auto" w:fill="FDFEFE"/>
              </w:tcPr>
            </w:tcPrChange>
          </w:tcPr>
          <w:p w14:paraId="1C558E14"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39 mg/kg</w:t>
            </w:r>
          </w:p>
        </w:tc>
        <w:tc>
          <w:tcPr>
            <w:tcW w:w="1906" w:type="dxa"/>
            <w:shd w:val="clear" w:color="auto" w:fill="FDFEFE"/>
            <w:tcPrChange w:id="491" w:author="PETAIN Aurelie" w:date="2026-06-08T10:51:00Z" w16du:dateUtc="2026-06-08T08:51:00Z">
              <w:tcPr>
                <w:tcW w:w="2034" w:type="dxa"/>
                <w:gridSpan w:val="2"/>
                <w:shd w:val="clear" w:color="auto" w:fill="FDFEFE"/>
              </w:tcPr>
            </w:tcPrChange>
          </w:tcPr>
          <w:p w14:paraId="193861D8"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Animal_07</w:t>
            </w:r>
          </w:p>
        </w:tc>
        <w:tc>
          <w:tcPr>
            <w:tcW w:w="1061" w:type="dxa"/>
            <w:shd w:val="clear" w:color="auto" w:fill="FDFEFE"/>
            <w:tcPrChange w:id="492" w:author="PETAIN Aurelie" w:date="2026-06-08T10:51:00Z" w16du:dateUtc="2026-06-08T08:51:00Z">
              <w:tcPr>
                <w:tcW w:w="653" w:type="dxa"/>
                <w:gridSpan w:val="2"/>
                <w:shd w:val="clear" w:color="auto" w:fill="FDFEFE"/>
              </w:tcPr>
            </w:tcPrChange>
          </w:tcPr>
          <w:p w14:paraId="230E6760"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717,0</w:t>
            </w:r>
          </w:p>
        </w:tc>
        <w:tc>
          <w:tcPr>
            <w:tcW w:w="1533" w:type="dxa"/>
            <w:shd w:val="clear" w:color="auto" w:fill="FDFEFE"/>
            <w:tcPrChange w:id="493" w:author="PETAIN Aurelie" w:date="2026-06-08T10:51:00Z" w16du:dateUtc="2026-06-08T08:51:00Z">
              <w:tcPr>
                <w:tcW w:w="1587" w:type="dxa"/>
                <w:gridSpan w:val="2"/>
                <w:shd w:val="clear" w:color="auto" w:fill="FDFEFE"/>
              </w:tcPr>
            </w:tcPrChange>
          </w:tcPr>
          <w:p w14:paraId="7AA0816C"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22 447</w:t>
            </w:r>
          </w:p>
        </w:tc>
        <w:tc>
          <w:tcPr>
            <w:tcW w:w="1533" w:type="dxa"/>
            <w:shd w:val="clear" w:color="auto" w:fill="FDFEFE"/>
            <w:tcPrChange w:id="494" w:author="PETAIN Aurelie" w:date="2026-06-08T10:51:00Z" w16du:dateUtc="2026-06-08T08:51:00Z">
              <w:tcPr>
                <w:tcW w:w="1587" w:type="dxa"/>
                <w:gridSpan w:val="2"/>
                <w:shd w:val="clear" w:color="auto" w:fill="FDFEFE"/>
              </w:tcPr>
            </w:tcPrChange>
          </w:tcPr>
          <w:p w14:paraId="7A920B3C"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22 951</w:t>
            </w:r>
          </w:p>
        </w:tc>
        <w:tc>
          <w:tcPr>
            <w:tcW w:w="1420" w:type="dxa"/>
            <w:shd w:val="clear" w:color="auto" w:fill="FDFEFE"/>
            <w:tcPrChange w:id="495" w:author="PETAIN Aurelie" w:date="2026-06-08T10:51:00Z" w16du:dateUtc="2026-06-08T08:51:00Z">
              <w:tcPr>
                <w:tcW w:w="986" w:type="dxa"/>
                <w:shd w:val="clear" w:color="auto" w:fill="FDFEFE"/>
              </w:tcPr>
            </w:tcPrChange>
          </w:tcPr>
          <w:p w14:paraId="4FC5F881"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32,4</w:t>
            </w:r>
          </w:p>
        </w:tc>
        <w:tc>
          <w:tcPr>
            <w:tcW w:w="1134" w:type="dxa"/>
            <w:shd w:val="clear" w:color="auto" w:fill="FDFEFE"/>
            <w:tcPrChange w:id="496" w:author="PETAIN Aurelie" w:date="2026-06-08T10:51:00Z" w16du:dateUtc="2026-06-08T08:51:00Z">
              <w:tcPr>
                <w:tcW w:w="1707" w:type="dxa"/>
                <w:gridSpan w:val="2"/>
                <w:shd w:val="clear" w:color="auto" w:fill="FDFEFE"/>
              </w:tcPr>
            </w:tcPrChange>
          </w:tcPr>
          <w:p w14:paraId="78DB4281"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1,82</w:t>
            </w:r>
          </w:p>
        </w:tc>
      </w:tr>
      <w:tr w:rsidR="00613E9E" w:rsidRPr="00613E9E" w14:paraId="4FDE815C" w14:textId="77777777" w:rsidTr="00287D68">
        <w:tc>
          <w:tcPr>
            <w:tcW w:w="1160" w:type="dxa"/>
            <w:shd w:val="clear" w:color="auto" w:fill="FDFEFE"/>
            <w:tcPrChange w:id="497" w:author="PETAIN Aurelie" w:date="2026-06-08T10:51:00Z" w16du:dateUtc="2026-06-08T08:51:00Z">
              <w:tcPr>
                <w:tcW w:w="1193" w:type="dxa"/>
                <w:gridSpan w:val="2"/>
                <w:shd w:val="clear" w:color="auto" w:fill="FDFEFE"/>
              </w:tcPr>
            </w:tcPrChange>
          </w:tcPr>
          <w:p w14:paraId="4216CA7A"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39 mg/kg</w:t>
            </w:r>
          </w:p>
        </w:tc>
        <w:tc>
          <w:tcPr>
            <w:tcW w:w="1906" w:type="dxa"/>
            <w:shd w:val="clear" w:color="auto" w:fill="FDFEFE"/>
            <w:tcPrChange w:id="498" w:author="PETAIN Aurelie" w:date="2026-06-08T10:51:00Z" w16du:dateUtc="2026-06-08T08:51:00Z">
              <w:tcPr>
                <w:tcW w:w="2034" w:type="dxa"/>
                <w:gridSpan w:val="2"/>
                <w:shd w:val="clear" w:color="auto" w:fill="FDFEFE"/>
              </w:tcPr>
            </w:tcPrChange>
          </w:tcPr>
          <w:p w14:paraId="7F627180"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Animal_08</w:t>
            </w:r>
          </w:p>
        </w:tc>
        <w:tc>
          <w:tcPr>
            <w:tcW w:w="1061" w:type="dxa"/>
            <w:shd w:val="clear" w:color="auto" w:fill="FDFEFE"/>
            <w:tcPrChange w:id="499" w:author="PETAIN Aurelie" w:date="2026-06-08T10:51:00Z" w16du:dateUtc="2026-06-08T08:51:00Z">
              <w:tcPr>
                <w:tcW w:w="653" w:type="dxa"/>
                <w:gridSpan w:val="2"/>
                <w:shd w:val="clear" w:color="auto" w:fill="FDFEFE"/>
              </w:tcPr>
            </w:tcPrChange>
          </w:tcPr>
          <w:p w14:paraId="7EA92AC4"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735,0</w:t>
            </w:r>
          </w:p>
        </w:tc>
        <w:tc>
          <w:tcPr>
            <w:tcW w:w="1533" w:type="dxa"/>
            <w:shd w:val="clear" w:color="auto" w:fill="FDFEFE"/>
            <w:tcPrChange w:id="500" w:author="PETAIN Aurelie" w:date="2026-06-08T10:51:00Z" w16du:dateUtc="2026-06-08T08:51:00Z">
              <w:tcPr>
                <w:tcW w:w="1587" w:type="dxa"/>
                <w:gridSpan w:val="2"/>
                <w:shd w:val="clear" w:color="auto" w:fill="FDFEFE"/>
              </w:tcPr>
            </w:tcPrChange>
          </w:tcPr>
          <w:p w14:paraId="3ADA975E"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27 470</w:t>
            </w:r>
          </w:p>
        </w:tc>
        <w:tc>
          <w:tcPr>
            <w:tcW w:w="1533" w:type="dxa"/>
            <w:shd w:val="clear" w:color="auto" w:fill="FDFEFE"/>
            <w:tcPrChange w:id="501" w:author="PETAIN Aurelie" w:date="2026-06-08T10:51:00Z" w16du:dateUtc="2026-06-08T08:51:00Z">
              <w:tcPr>
                <w:tcW w:w="1587" w:type="dxa"/>
                <w:gridSpan w:val="2"/>
                <w:shd w:val="clear" w:color="auto" w:fill="FDFEFE"/>
              </w:tcPr>
            </w:tcPrChange>
          </w:tcPr>
          <w:p w14:paraId="6EEDB5DB"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29 959</w:t>
            </w:r>
          </w:p>
        </w:tc>
        <w:tc>
          <w:tcPr>
            <w:tcW w:w="1420" w:type="dxa"/>
            <w:shd w:val="clear" w:color="auto" w:fill="FDFEFE"/>
            <w:tcPrChange w:id="502" w:author="PETAIN Aurelie" w:date="2026-06-08T10:51:00Z" w16du:dateUtc="2026-06-08T08:51:00Z">
              <w:tcPr>
                <w:tcW w:w="986" w:type="dxa"/>
                <w:shd w:val="clear" w:color="auto" w:fill="FDFEFE"/>
              </w:tcPr>
            </w:tcPrChange>
          </w:tcPr>
          <w:p w14:paraId="3066820E"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52,0</w:t>
            </w:r>
          </w:p>
        </w:tc>
        <w:tc>
          <w:tcPr>
            <w:tcW w:w="1134" w:type="dxa"/>
            <w:shd w:val="clear" w:color="auto" w:fill="FDFEFE"/>
            <w:tcPrChange w:id="503" w:author="PETAIN Aurelie" w:date="2026-06-08T10:51:00Z" w16du:dateUtc="2026-06-08T08:51:00Z">
              <w:tcPr>
                <w:tcW w:w="1707" w:type="dxa"/>
                <w:gridSpan w:val="2"/>
                <w:shd w:val="clear" w:color="auto" w:fill="FDFEFE"/>
              </w:tcPr>
            </w:tcPrChange>
          </w:tcPr>
          <w:p w14:paraId="67981159"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sz w:val="24"/>
              </w:rPr>
              <w:t>1,37</w:t>
            </w:r>
          </w:p>
        </w:tc>
      </w:tr>
      <w:tr w:rsidR="00613E9E" w:rsidRPr="00613E9E" w14:paraId="77120D72" w14:textId="77777777" w:rsidTr="00287D68">
        <w:tc>
          <w:tcPr>
            <w:tcW w:w="1160" w:type="dxa"/>
            <w:shd w:val="clear" w:color="auto" w:fill="2C3E50"/>
            <w:tcPrChange w:id="504" w:author="PETAIN Aurelie" w:date="2026-06-08T10:51:00Z" w16du:dateUtc="2026-06-08T08:51:00Z">
              <w:tcPr>
                <w:tcW w:w="1193" w:type="dxa"/>
                <w:gridSpan w:val="2"/>
                <w:shd w:val="clear" w:color="auto" w:fill="2C3E50"/>
              </w:tcPr>
            </w:tcPrChange>
          </w:tcPr>
          <w:p w14:paraId="26159432"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39 mg/kg</w:t>
            </w:r>
          </w:p>
        </w:tc>
        <w:tc>
          <w:tcPr>
            <w:tcW w:w="1906" w:type="dxa"/>
            <w:shd w:val="clear" w:color="auto" w:fill="2C3E50"/>
            <w:tcPrChange w:id="505" w:author="PETAIN Aurelie" w:date="2026-06-08T10:51:00Z" w16du:dateUtc="2026-06-08T08:51:00Z">
              <w:tcPr>
                <w:tcW w:w="2034" w:type="dxa"/>
                <w:gridSpan w:val="2"/>
                <w:shd w:val="clear" w:color="auto" w:fill="2C3E50"/>
              </w:tcPr>
            </w:tcPrChange>
          </w:tcPr>
          <w:p w14:paraId="24E2F99D"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Moyenne</w:t>
            </w:r>
          </w:p>
        </w:tc>
        <w:tc>
          <w:tcPr>
            <w:tcW w:w="1061" w:type="dxa"/>
            <w:shd w:val="clear" w:color="auto" w:fill="2C3E50"/>
            <w:tcPrChange w:id="506" w:author="PETAIN Aurelie" w:date="2026-06-08T10:51:00Z" w16du:dateUtc="2026-06-08T08:51:00Z">
              <w:tcPr>
                <w:tcW w:w="653" w:type="dxa"/>
                <w:gridSpan w:val="2"/>
                <w:shd w:val="clear" w:color="auto" w:fill="2C3E50"/>
              </w:tcPr>
            </w:tcPrChange>
          </w:tcPr>
          <w:p w14:paraId="328EBF66"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726,0</w:t>
            </w:r>
          </w:p>
        </w:tc>
        <w:tc>
          <w:tcPr>
            <w:tcW w:w="1533" w:type="dxa"/>
            <w:shd w:val="clear" w:color="auto" w:fill="2C3E50"/>
            <w:tcPrChange w:id="507" w:author="PETAIN Aurelie" w:date="2026-06-08T10:51:00Z" w16du:dateUtc="2026-06-08T08:51:00Z">
              <w:tcPr>
                <w:tcW w:w="1587" w:type="dxa"/>
                <w:gridSpan w:val="2"/>
                <w:shd w:val="clear" w:color="auto" w:fill="2C3E50"/>
              </w:tcPr>
            </w:tcPrChange>
          </w:tcPr>
          <w:p w14:paraId="29516AD9"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24 958</w:t>
            </w:r>
          </w:p>
        </w:tc>
        <w:tc>
          <w:tcPr>
            <w:tcW w:w="1533" w:type="dxa"/>
            <w:shd w:val="clear" w:color="auto" w:fill="2C3E50"/>
            <w:tcPrChange w:id="508" w:author="PETAIN Aurelie" w:date="2026-06-08T10:51:00Z" w16du:dateUtc="2026-06-08T08:51:00Z">
              <w:tcPr>
                <w:tcW w:w="1587" w:type="dxa"/>
                <w:gridSpan w:val="2"/>
                <w:shd w:val="clear" w:color="auto" w:fill="2C3E50"/>
              </w:tcPr>
            </w:tcPrChange>
          </w:tcPr>
          <w:p w14:paraId="337CC28D"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26 455</w:t>
            </w:r>
          </w:p>
        </w:tc>
        <w:tc>
          <w:tcPr>
            <w:tcW w:w="1420" w:type="dxa"/>
            <w:shd w:val="clear" w:color="auto" w:fill="2C3E50"/>
            <w:tcPrChange w:id="509" w:author="PETAIN Aurelie" w:date="2026-06-08T10:51:00Z" w16du:dateUtc="2026-06-08T08:51:00Z">
              <w:tcPr>
                <w:tcW w:w="986" w:type="dxa"/>
                <w:shd w:val="clear" w:color="auto" w:fill="2C3E50"/>
              </w:tcPr>
            </w:tcPrChange>
          </w:tcPr>
          <w:p w14:paraId="54406C25" w14:textId="77777777" w:rsidR="00613E9E" w:rsidRPr="00613E9E" w:rsidRDefault="00613E9E" w:rsidP="00613E9E">
            <w:pPr>
              <w:spacing w:after="120" w:line="276" w:lineRule="auto"/>
              <w:ind w:firstLine="567"/>
              <w:jc w:val="both"/>
              <w:rPr>
                <w:rFonts w:ascii="Times New Roman" w:hAnsi="Times New Roman"/>
                <w:sz w:val="24"/>
              </w:rPr>
            </w:pPr>
            <w:r>
              <w:rPr>
                <w:rFonts w:ascii="Times New Roman" w:hAnsi="Times New Roman"/>
                <w:b/>
                <w:sz w:val="24"/>
              </w:rPr>
              <w:t>42,2</w:t>
            </w:r>
          </w:p>
        </w:tc>
        <w:tc>
          <w:tcPr>
            <w:tcW w:w="1134" w:type="dxa"/>
            <w:shd w:val="clear" w:color="auto" w:fill="2C3E50"/>
            <w:tcPrChange w:id="510" w:author="PETAIN Aurelie" w:date="2026-06-08T10:51:00Z" w16du:dateUtc="2026-06-08T08:51:00Z">
              <w:tcPr>
                <w:tcW w:w="1707" w:type="dxa"/>
                <w:gridSpan w:val="2"/>
                <w:shd w:val="clear" w:color="auto" w:fill="2C3E50"/>
              </w:tcPr>
            </w:tcPrChange>
          </w:tcPr>
          <w:p w14:paraId="4681A7E0" w14:textId="77777777" w:rsidR="00613E9E" w:rsidRPr="00613E9E" w:rsidRDefault="00613E9E" w:rsidP="00BF3AB3">
            <w:pPr>
              <w:keepNext/>
              <w:spacing w:after="120" w:line="276" w:lineRule="auto"/>
              <w:ind w:firstLine="567"/>
              <w:jc w:val="both"/>
              <w:rPr>
                <w:rFonts w:ascii="Times New Roman" w:hAnsi="Times New Roman"/>
                <w:sz w:val="24"/>
              </w:rPr>
            </w:pPr>
            <w:r>
              <w:rPr>
                <w:rFonts w:ascii="Times New Roman" w:hAnsi="Times New Roman"/>
                <w:b/>
                <w:sz w:val="24"/>
              </w:rPr>
              <w:t>1,60</w:t>
            </w:r>
          </w:p>
        </w:tc>
      </w:tr>
    </w:tbl>
    <w:p w14:paraId="23D0153B" w14:textId="306D627A" w:rsidR="00BF3AB3" w:rsidRPr="00BF3AB3" w:rsidRDefault="00BF3AB3">
      <w:pPr>
        <w:pStyle w:val="Lgende"/>
        <w:rPr>
          <w:lang w:val="fr-FR"/>
        </w:rPr>
      </w:pPr>
      <w:commentRangeStart w:id="511"/>
      <w:commentRangeStart w:id="512"/>
      <w:r w:rsidRPr="00BF3AB3">
        <w:rPr>
          <w:lang w:val="fr-FR"/>
        </w:rPr>
        <w:t xml:space="preserve">Table </w:t>
      </w:r>
      <w:r>
        <w:fldChar w:fldCharType="begin"/>
      </w:r>
      <w:r w:rsidRPr="00BF3AB3">
        <w:rPr>
          <w:lang w:val="fr-FR"/>
        </w:rPr>
        <w:instrText xml:space="preserve"> SEQ Table \* ARABIC </w:instrText>
      </w:r>
      <w:r>
        <w:fldChar w:fldCharType="separate"/>
      </w:r>
      <w:r w:rsidRPr="00BF3AB3">
        <w:rPr>
          <w:noProof/>
          <w:lang w:val="fr-FR"/>
        </w:rPr>
        <w:t>10</w:t>
      </w:r>
      <w:r>
        <w:fldChar w:fldCharType="end"/>
      </w:r>
      <w:r w:rsidRPr="00BF3AB3">
        <w:rPr>
          <w:lang w:val="fr-FR"/>
        </w:rPr>
        <w:t xml:space="preserve"> Paramètres NCA individuels par groupe de dose — NHP </w:t>
      </w:r>
      <w:proofErr w:type="spellStart"/>
      <w:r w:rsidRPr="00BF3AB3">
        <w:rPr>
          <w:lang w:val="fr-FR"/>
        </w:rPr>
        <w:t>cynomolgus</w:t>
      </w:r>
      <w:proofErr w:type="spellEnd"/>
      <w:r w:rsidRPr="00BF3AB3">
        <w:rPr>
          <w:lang w:val="fr-FR"/>
        </w:rPr>
        <w:t xml:space="preserve"> (n = 8, Q3W × 3). Données confidentielles Pierre Fabre</w:t>
      </w:r>
    </w:p>
    <w:commentRangeEnd w:id="511"/>
    <w:p w14:paraId="6D4933EC" w14:textId="36F57869" w:rsidR="00613E9E" w:rsidRPr="00613E9E" w:rsidRDefault="00613E9E">
      <w:pPr>
        <w:spacing w:after="120"/>
        <w:jc w:val="both"/>
        <w:rPr>
          <w:rFonts w:ascii="Times New Roman" w:hAnsi="Times New Roman"/>
          <w:sz w:val="24"/>
          <w:szCs w:val="24"/>
          <w:lang w:val="fr-FR"/>
        </w:rPr>
        <w:pPrChange w:id="513" w:author="HASSANI Omar" w:date="2026-06-08T10:51:00Z" w16du:dateUtc="2026-06-08T08:51:00Z">
          <w:pPr>
            <w:spacing w:after="120"/>
            <w:ind w:firstLine="567"/>
            <w:jc w:val="both"/>
          </w:pPr>
        </w:pPrChange>
      </w:pPr>
      <w:r w:rsidRPr="5EAC8A92">
        <w:rPr>
          <w:rStyle w:val="CommentReference"/>
          <w:rFonts w:ascii="Times New Roman" w:hAnsi="Times New Roman"/>
          <w:sz w:val="24"/>
          <w:szCs w:val="24"/>
          <w:lang w:val="fr-FR"/>
        </w:rPr>
        <w:commentReference w:id="511"/>
      </w:r>
      <w:commentRangeEnd w:id="512"/>
      <w:r>
        <w:rPr>
          <w:rStyle w:val="CommentReference"/>
        </w:rPr>
        <w:commentReference w:id="512"/>
      </w:r>
      <w:commentRangeStart w:id="514"/>
      <w:r w:rsidRPr="5EAC8A92">
        <w:rPr>
          <w:rFonts w:ascii="Times New Roman" w:hAnsi="Times New Roman"/>
          <w:sz w:val="24"/>
          <w:szCs w:val="24"/>
          <w:lang w:val="fr-FR"/>
        </w:rPr>
        <w:t xml:space="preserve">La demi-vie terminale présente une variabilité inter-individuelle modérée (CV ≈ 31% sur les 8 animaux) et une tendance à diminuer aux doses élevées (65,5 h à 4 mg/kg vs 42,2 h à 39 </w:t>
      </w:r>
      <w:r w:rsidRPr="5EAC8A92">
        <w:rPr>
          <w:rFonts w:ascii="Times New Roman" w:hAnsi="Times New Roman"/>
          <w:sz w:val="24"/>
          <w:szCs w:val="24"/>
          <w:lang w:val="fr-FR"/>
        </w:rPr>
        <w:lastRenderedPageBreak/>
        <w:t xml:space="preserve">mg/kg), </w:t>
      </w:r>
      <w:commentRangeEnd w:id="514"/>
      <w:r w:rsidR="00E93524" w:rsidRPr="5EAC8A92">
        <w:rPr>
          <w:rStyle w:val="CommentReference"/>
          <w:rFonts w:ascii="Times New Roman" w:hAnsi="Times New Roman"/>
          <w:sz w:val="24"/>
          <w:szCs w:val="24"/>
          <w:lang w:val="fr-FR"/>
        </w:rPr>
        <w:commentReference w:id="514"/>
      </w:r>
      <w:commentRangeStart w:id="515"/>
      <w:r w:rsidRPr="5EAC8A92">
        <w:rPr>
          <w:rFonts w:ascii="Times New Roman" w:hAnsi="Times New Roman"/>
          <w:sz w:val="24"/>
          <w:szCs w:val="24"/>
          <w:lang w:val="fr-FR"/>
        </w:rPr>
        <w:t>ce qui pourrait refléter une contribution croissante de l'élimination médiée par la cible à forte exposition.</w:t>
      </w:r>
      <w:commentRangeEnd w:id="515"/>
      <w:r w:rsidR="00276256" w:rsidRPr="00613E9E">
        <w:rPr>
          <w:rStyle w:val="CommentReference"/>
          <w:rFonts w:ascii="Times New Roman" w:hAnsi="Times New Roman"/>
          <w:sz w:val="24"/>
          <w:szCs w:val="24"/>
          <w:lang w:val="fr-FR"/>
        </w:rPr>
        <w:commentReference w:id="515"/>
      </w:r>
    </w:p>
    <w:p w14:paraId="2B6CA3E2" w14:textId="11D6F8F1" w:rsidR="006573EB" w:rsidRPr="00463A58" w:rsidRDefault="00C2228B">
      <w:pPr>
        <w:spacing w:before="160" w:after="80"/>
        <w:rPr>
          <w:lang w:val="fr-FR"/>
        </w:rPr>
      </w:pPr>
      <w:commentRangeStart w:id="516"/>
      <w:commentRangeStart w:id="517"/>
      <w:r>
        <w:rPr>
          <w:rFonts w:ascii="Times New Roman" w:hAnsi="Times New Roman"/>
          <w:b/>
          <w:color w:val="4A698A"/>
          <w:sz w:val="24"/>
          <w:lang w:val="fr-FR"/>
        </w:rPr>
        <w:t>Modélisation PK 2-compartiments individuelle</w:t>
      </w:r>
      <w:commentRangeEnd w:id="516"/>
      <w:r w:rsidR="0084442D" w:rsidRPr="00463A58">
        <w:rPr>
          <w:rStyle w:val="CommentReference"/>
          <w:sz w:val="22"/>
          <w:szCs w:val="22"/>
          <w:lang w:val="fr-FR"/>
        </w:rPr>
        <w:commentReference w:id="516"/>
      </w:r>
      <w:commentRangeEnd w:id="517"/>
      <w:r>
        <w:rPr>
          <w:rStyle w:val="CommentReference"/>
        </w:rPr>
        <w:commentReference w:id="517"/>
      </w:r>
    </w:p>
    <w:p w14:paraId="01D7E5BB" w14:textId="77777777" w:rsidR="006573EB" w:rsidRDefault="00C2228B">
      <w:pPr>
        <w:spacing w:after="120"/>
        <w:ind w:firstLine="567"/>
        <w:jc w:val="both"/>
        <w:rPr>
          <w:rFonts w:ascii="Times New Roman" w:hAnsi="Times New Roman"/>
          <w:sz w:val="24"/>
        </w:rPr>
      </w:pPr>
      <w:r>
        <w:rPr>
          <w:rFonts w:ascii="Times New Roman" w:hAnsi="Times New Roman"/>
          <w:sz w:val="24"/>
          <w:lang w:val="fr-FR"/>
        </w:rPr>
        <w:t xml:space="preserve">Un modèle PK à 2 compartiments a été ajusté individuellement pour chaque animal via optimisation </w:t>
      </w:r>
      <w:proofErr w:type="spellStart"/>
      <w:r>
        <w:rPr>
          <w:rFonts w:ascii="Times New Roman" w:hAnsi="Times New Roman"/>
          <w:sz w:val="24"/>
          <w:lang w:val="fr-FR"/>
        </w:rPr>
        <w:t>Nelder</w:t>
      </w:r>
      <w:proofErr w:type="spellEnd"/>
      <w:r>
        <w:rPr>
          <w:rFonts w:ascii="Times New Roman" w:hAnsi="Times New Roman"/>
          <w:sz w:val="24"/>
          <w:lang w:val="fr-FR"/>
        </w:rPr>
        <w:t xml:space="preserve">-Mead sous rxode2. </w:t>
      </w:r>
      <w:r>
        <w:rPr>
          <w:rFonts w:ascii="Times New Roman" w:hAnsi="Times New Roman"/>
          <w:sz w:val="24"/>
        </w:rPr>
        <w:t xml:space="preserve">Les </w:t>
      </w:r>
      <w:proofErr w:type="spellStart"/>
      <w:r>
        <w:rPr>
          <w:rFonts w:ascii="Times New Roman" w:hAnsi="Times New Roman"/>
          <w:sz w:val="24"/>
        </w:rPr>
        <w:t>paramètres</w:t>
      </w:r>
      <w:proofErr w:type="spellEnd"/>
      <w:r>
        <w:rPr>
          <w:rFonts w:ascii="Times New Roman" w:hAnsi="Times New Roman"/>
          <w:sz w:val="24"/>
        </w:rPr>
        <w:t xml:space="preserve"> moyens </w:t>
      </w:r>
      <w:proofErr w:type="spellStart"/>
      <w:r>
        <w:rPr>
          <w:rFonts w:ascii="Times New Roman" w:hAnsi="Times New Roman"/>
          <w:sz w:val="24"/>
        </w:rPr>
        <w:t>estimés</w:t>
      </w:r>
      <w:proofErr w:type="spellEnd"/>
      <w:r>
        <w:rPr>
          <w:rFonts w:ascii="Times New Roman" w:hAnsi="Times New Roman"/>
          <w:sz w:val="24"/>
        </w:rPr>
        <w:t xml:space="preserve"> </w:t>
      </w:r>
      <w:proofErr w:type="spellStart"/>
      <w:proofErr w:type="gramStart"/>
      <w:r>
        <w:rPr>
          <w:rFonts w:ascii="Times New Roman" w:hAnsi="Times New Roman"/>
          <w:sz w:val="24"/>
        </w:rPr>
        <w:t>sont</w:t>
      </w:r>
      <w:proofErr w:type="spellEnd"/>
      <w:r>
        <w:rPr>
          <w:rFonts w:ascii="Times New Roman" w:hAnsi="Times New Roman"/>
          <w:sz w:val="24"/>
        </w:rPr>
        <w:t xml:space="preserve"> :</w:t>
      </w:r>
      <w:proofErr w:type="gramEnd"/>
    </w:p>
    <w:p w14:paraId="5DD9D230" w14:textId="77777777" w:rsidR="00BF3AB3" w:rsidRDefault="00BF3AB3">
      <w:pPr>
        <w:spacing w:after="120"/>
        <w:ind w:firstLine="567"/>
        <w:jc w:val="both"/>
      </w:pPr>
    </w:p>
    <w:tbl>
      <w:tblPr>
        <w:tblStyle w:val="Grilledutableau"/>
        <w:tblW w:w="0" w:type="auto"/>
        <w:tblLook w:val="04A0" w:firstRow="1" w:lastRow="0" w:firstColumn="1" w:lastColumn="0" w:noHBand="0" w:noVBand="1"/>
      </w:tblPr>
      <w:tblGrid>
        <w:gridCol w:w="1984"/>
        <w:gridCol w:w="1701"/>
        <w:gridCol w:w="1417"/>
        <w:gridCol w:w="3969"/>
      </w:tblGrid>
      <w:tr w:rsidR="006573EB" w14:paraId="33D9FD0F" w14:textId="77777777">
        <w:tc>
          <w:tcPr>
            <w:tcW w:w="1984" w:type="dxa"/>
            <w:shd w:val="clear" w:color="auto" w:fill="2C3E50"/>
          </w:tcPr>
          <w:p w14:paraId="5294D521" w14:textId="77777777" w:rsidR="006573EB" w:rsidRDefault="00C2228B">
            <w:pPr>
              <w:jc w:val="center"/>
            </w:pPr>
            <w:proofErr w:type="spellStart"/>
            <w:r>
              <w:rPr>
                <w:rFonts w:ascii="Times New Roman" w:hAnsi="Times New Roman"/>
                <w:b/>
                <w:color w:val="FFFFFF"/>
                <w:sz w:val="20"/>
              </w:rPr>
              <w:t>Paramètre</w:t>
            </w:r>
            <w:proofErr w:type="spellEnd"/>
          </w:p>
        </w:tc>
        <w:tc>
          <w:tcPr>
            <w:tcW w:w="1701" w:type="dxa"/>
            <w:shd w:val="clear" w:color="auto" w:fill="2C3E50"/>
          </w:tcPr>
          <w:p w14:paraId="32C1348C" w14:textId="77777777" w:rsidR="006573EB" w:rsidRDefault="00C2228B">
            <w:pPr>
              <w:jc w:val="center"/>
            </w:pPr>
            <w:r>
              <w:rPr>
                <w:rFonts w:ascii="Times New Roman" w:hAnsi="Times New Roman"/>
                <w:b/>
                <w:color w:val="FFFFFF"/>
                <w:sz w:val="20"/>
              </w:rPr>
              <w:t>Moyenne (n=8)</w:t>
            </w:r>
          </w:p>
        </w:tc>
        <w:tc>
          <w:tcPr>
            <w:tcW w:w="1417" w:type="dxa"/>
            <w:shd w:val="clear" w:color="auto" w:fill="2C3E50"/>
          </w:tcPr>
          <w:p w14:paraId="3909BC5F" w14:textId="77777777" w:rsidR="006573EB" w:rsidRDefault="00C2228B">
            <w:pPr>
              <w:jc w:val="center"/>
            </w:pPr>
            <w:r>
              <w:rPr>
                <w:rFonts w:ascii="Times New Roman" w:hAnsi="Times New Roman"/>
                <w:b/>
                <w:color w:val="FFFFFF"/>
                <w:sz w:val="20"/>
              </w:rPr>
              <w:t>CV (%)</w:t>
            </w:r>
          </w:p>
        </w:tc>
        <w:tc>
          <w:tcPr>
            <w:tcW w:w="3969" w:type="dxa"/>
            <w:shd w:val="clear" w:color="auto" w:fill="2C3E50"/>
          </w:tcPr>
          <w:p w14:paraId="458C565D" w14:textId="77777777" w:rsidR="006573EB" w:rsidRDefault="00C2228B">
            <w:pPr>
              <w:jc w:val="center"/>
            </w:pPr>
            <w:proofErr w:type="spellStart"/>
            <w:r>
              <w:rPr>
                <w:rFonts w:ascii="Times New Roman" w:hAnsi="Times New Roman"/>
                <w:b/>
                <w:color w:val="FFFFFF"/>
                <w:sz w:val="20"/>
              </w:rPr>
              <w:t>Interprétation</w:t>
            </w:r>
            <w:proofErr w:type="spellEnd"/>
          </w:p>
        </w:tc>
      </w:tr>
      <w:tr w:rsidR="006573EB" w14:paraId="6A3BAA52" w14:textId="77777777">
        <w:tc>
          <w:tcPr>
            <w:tcW w:w="1984" w:type="dxa"/>
            <w:shd w:val="clear" w:color="auto" w:fill="F2F2F2"/>
          </w:tcPr>
          <w:p w14:paraId="4CCE0908" w14:textId="77777777" w:rsidR="006573EB" w:rsidRDefault="00C2228B">
            <w:pPr>
              <w:jc w:val="center"/>
            </w:pPr>
            <w:r>
              <w:rPr>
                <w:rFonts w:ascii="Times New Roman" w:hAnsi="Times New Roman"/>
                <w:sz w:val="20"/>
              </w:rPr>
              <w:t>CL (mL/h/kg)</w:t>
            </w:r>
          </w:p>
        </w:tc>
        <w:tc>
          <w:tcPr>
            <w:tcW w:w="1701" w:type="dxa"/>
            <w:shd w:val="clear" w:color="auto" w:fill="F2F2F2"/>
          </w:tcPr>
          <w:p w14:paraId="173D56EB" w14:textId="77777777" w:rsidR="006573EB" w:rsidRDefault="00C2228B">
            <w:pPr>
              <w:jc w:val="center"/>
            </w:pPr>
            <w:r>
              <w:rPr>
                <w:rFonts w:ascii="Times New Roman" w:hAnsi="Times New Roman"/>
                <w:sz w:val="20"/>
              </w:rPr>
              <w:t>1,83</w:t>
            </w:r>
          </w:p>
        </w:tc>
        <w:tc>
          <w:tcPr>
            <w:tcW w:w="1417" w:type="dxa"/>
            <w:shd w:val="clear" w:color="auto" w:fill="F2F2F2"/>
          </w:tcPr>
          <w:p w14:paraId="273C3523" w14:textId="77777777" w:rsidR="006573EB" w:rsidRDefault="00C2228B">
            <w:pPr>
              <w:jc w:val="center"/>
            </w:pPr>
            <w:r>
              <w:rPr>
                <w:rFonts w:ascii="Times New Roman" w:hAnsi="Times New Roman"/>
                <w:sz w:val="20"/>
              </w:rPr>
              <w:t>17</w:t>
            </w:r>
          </w:p>
        </w:tc>
        <w:tc>
          <w:tcPr>
            <w:tcW w:w="3969" w:type="dxa"/>
            <w:shd w:val="clear" w:color="auto" w:fill="F2F2F2"/>
          </w:tcPr>
          <w:p w14:paraId="4BCF494B" w14:textId="77777777" w:rsidR="006573EB" w:rsidRDefault="00C2228B">
            <w:pPr>
              <w:jc w:val="center"/>
            </w:pPr>
            <w:proofErr w:type="spellStart"/>
            <w:r>
              <w:rPr>
                <w:rFonts w:ascii="Times New Roman" w:hAnsi="Times New Roman"/>
                <w:sz w:val="20"/>
              </w:rPr>
              <w:t>Clairance</w:t>
            </w:r>
            <w:proofErr w:type="spellEnd"/>
            <w:r>
              <w:rPr>
                <w:rFonts w:ascii="Times New Roman" w:hAnsi="Times New Roman"/>
                <w:sz w:val="20"/>
              </w:rPr>
              <w:t xml:space="preserve"> </w:t>
            </w:r>
            <w:proofErr w:type="spellStart"/>
            <w:r>
              <w:rPr>
                <w:rFonts w:ascii="Times New Roman" w:hAnsi="Times New Roman"/>
                <w:sz w:val="20"/>
              </w:rPr>
              <w:t>d'élimination</w:t>
            </w:r>
            <w:proofErr w:type="spellEnd"/>
          </w:p>
        </w:tc>
      </w:tr>
      <w:tr w:rsidR="006573EB" w14:paraId="660B0556" w14:textId="77777777">
        <w:tc>
          <w:tcPr>
            <w:tcW w:w="1984" w:type="dxa"/>
            <w:shd w:val="clear" w:color="auto" w:fill="FFFFFF"/>
          </w:tcPr>
          <w:p w14:paraId="0E01F118" w14:textId="77777777" w:rsidR="006573EB" w:rsidRDefault="00C2228B">
            <w:pPr>
              <w:jc w:val="center"/>
            </w:pPr>
            <w:r>
              <w:rPr>
                <w:rFonts w:ascii="Times New Roman" w:hAnsi="Times New Roman"/>
                <w:sz w:val="20"/>
              </w:rPr>
              <w:t>V1 (mL/kg)</w:t>
            </w:r>
          </w:p>
        </w:tc>
        <w:tc>
          <w:tcPr>
            <w:tcW w:w="1701" w:type="dxa"/>
            <w:shd w:val="clear" w:color="auto" w:fill="FFFFFF"/>
          </w:tcPr>
          <w:p w14:paraId="7B8AEF5F" w14:textId="77777777" w:rsidR="006573EB" w:rsidRDefault="00C2228B">
            <w:pPr>
              <w:jc w:val="center"/>
            </w:pPr>
            <w:r>
              <w:rPr>
                <w:rFonts w:ascii="Times New Roman" w:hAnsi="Times New Roman"/>
                <w:sz w:val="20"/>
              </w:rPr>
              <w:t>54,2</w:t>
            </w:r>
          </w:p>
        </w:tc>
        <w:tc>
          <w:tcPr>
            <w:tcW w:w="1417" w:type="dxa"/>
            <w:shd w:val="clear" w:color="auto" w:fill="FFFFFF"/>
          </w:tcPr>
          <w:p w14:paraId="1C0DFE8F" w14:textId="77777777" w:rsidR="006573EB" w:rsidRDefault="00C2228B">
            <w:pPr>
              <w:jc w:val="center"/>
            </w:pPr>
            <w:r>
              <w:rPr>
                <w:rFonts w:ascii="Times New Roman" w:hAnsi="Times New Roman"/>
                <w:sz w:val="20"/>
              </w:rPr>
              <w:t>12</w:t>
            </w:r>
          </w:p>
        </w:tc>
        <w:tc>
          <w:tcPr>
            <w:tcW w:w="3969" w:type="dxa"/>
            <w:shd w:val="clear" w:color="auto" w:fill="FFFFFF"/>
          </w:tcPr>
          <w:p w14:paraId="5FEB6EEB" w14:textId="77777777" w:rsidR="006573EB" w:rsidRDefault="00C2228B">
            <w:pPr>
              <w:jc w:val="center"/>
            </w:pPr>
            <w:r>
              <w:rPr>
                <w:rFonts w:ascii="Times New Roman" w:hAnsi="Times New Roman"/>
                <w:sz w:val="20"/>
              </w:rPr>
              <w:t xml:space="preserve">Volume central (distribution </w:t>
            </w:r>
            <w:proofErr w:type="spellStart"/>
            <w:r>
              <w:rPr>
                <w:rFonts w:ascii="Times New Roman" w:hAnsi="Times New Roman"/>
                <w:sz w:val="20"/>
              </w:rPr>
              <w:t>rapide</w:t>
            </w:r>
            <w:proofErr w:type="spellEnd"/>
            <w:r>
              <w:rPr>
                <w:rFonts w:ascii="Times New Roman" w:hAnsi="Times New Roman"/>
                <w:sz w:val="20"/>
              </w:rPr>
              <w:t>)</w:t>
            </w:r>
          </w:p>
        </w:tc>
      </w:tr>
      <w:tr w:rsidR="006573EB" w14:paraId="7994C155" w14:textId="77777777">
        <w:tc>
          <w:tcPr>
            <w:tcW w:w="1984" w:type="dxa"/>
            <w:shd w:val="clear" w:color="auto" w:fill="F2F2F2"/>
          </w:tcPr>
          <w:p w14:paraId="4FD89786" w14:textId="77777777" w:rsidR="006573EB" w:rsidRDefault="00C2228B">
            <w:pPr>
              <w:jc w:val="center"/>
            </w:pPr>
            <w:r>
              <w:rPr>
                <w:rFonts w:ascii="Times New Roman" w:hAnsi="Times New Roman"/>
                <w:sz w:val="20"/>
              </w:rPr>
              <w:t>Q (mL/h/kg)</w:t>
            </w:r>
          </w:p>
        </w:tc>
        <w:tc>
          <w:tcPr>
            <w:tcW w:w="1701" w:type="dxa"/>
            <w:shd w:val="clear" w:color="auto" w:fill="F2F2F2"/>
          </w:tcPr>
          <w:p w14:paraId="4339BD01" w14:textId="77777777" w:rsidR="006573EB" w:rsidRDefault="00C2228B">
            <w:pPr>
              <w:jc w:val="center"/>
            </w:pPr>
            <w:r>
              <w:rPr>
                <w:rFonts w:ascii="Times New Roman" w:hAnsi="Times New Roman"/>
                <w:sz w:val="20"/>
              </w:rPr>
              <w:t>1,12</w:t>
            </w:r>
          </w:p>
        </w:tc>
        <w:tc>
          <w:tcPr>
            <w:tcW w:w="1417" w:type="dxa"/>
            <w:shd w:val="clear" w:color="auto" w:fill="F2F2F2"/>
          </w:tcPr>
          <w:p w14:paraId="1914BA97" w14:textId="77777777" w:rsidR="006573EB" w:rsidRDefault="00C2228B">
            <w:pPr>
              <w:jc w:val="center"/>
            </w:pPr>
            <w:r>
              <w:rPr>
                <w:rFonts w:ascii="Times New Roman" w:hAnsi="Times New Roman"/>
                <w:sz w:val="20"/>
              </w:rPr>
              <w:t>22</w:t>
            </w:r>
          </w:p>
        </w:tc>
        <w:tc>
          <w:tcPr>
            <w:tcW w:w="3969" w:type="dxa"/>
            <w:shd w:val="clear" w:color="auto" w:fill="F2F2F2"/>
          </w:tcPr>
          <w:p w14:paraId="4B46E38F" w14:textId="77777777" w:rsidR="006573EB" w:rsidRDefault="00C2228B">
            <w:pPr>
              <w:jc w:val="center"/>
            </w:pPr>
            <w:proofErr w:type="spellStart"/>
            <w:r>
              <w:rPr>
                <w:rFonts w:ascii="Times New Roman" w:hAnsi="Times New Roman"/>
                <w:sz w:val="20"/>
              </w:rPr>
              <w:t>Clairance</w:t>
            </w:r>
            <w:proofErr w:type="spellEnd"/>
            <w:r>
              <w:rPr>
                <w:rFonts w:ascii="Times New Roman" w:hAnsi="Times New Roman"/>
                <w:sz w:val="20"/>
              </w:rPr>
              <w:t xml:space="preserve"> </w:t>
            </w:r>
            <w:proofErr w:type="spellStart"/>
            <w:r>
              <w:rPr>
                <w:rFonts w:ascii="Times New Roman" w:hAnsi="Times New Roman"/>
                <w:sz w:val="20"/>
              </w:rPr>
              <w:t>intercompartimentale</w:t>
            </w:r>
            <w:proofErr w:type="spellEnd"/>
          </w:p>
        </w:tc>
      </w:tr>
      <w:tr w:rsidR="006573EB" w14:paraId="3D0DD0D5" w14:textId="77777777">
        <w:tc>
          <w:tcPr>
            <w:tcW w:w="1984" w:type="dxa"/>
            <w:shd w:val="clear" w:color="auto" w:fill="FFFFFF"/>
          </w:tcPr>
          <w:p w14:paraId="5AC9D8A8" w14:textId="77777777" w:rsidR="006573EB" w:rsidRDefault="00C2228B">
            <w:pPr>
              <w:jc w:val="center"/>
            </w:pPr>
            <w:r>
              <w:rPr>
                <w:rFonts w:ascii="Times New Roman" w:hAnsi="Times New Roman"/>
                <w:sz w:val="20"/>
              </w:rPr>
              <w:t>V2 (mL/kg)</w:t>
            </w:r>
          </w:p>
        </w:tc>
        <w:tc>
          <w:tcPr>
            <w:tcW w:w="1701" w:type="dxa"/>
            <w:shd w:val="clear" w:color="auto" w:fill="FFFFFF"/>
          </w:tcPr>
          <w:p w14:paraId="0C898BC3" w14:textId="77777777" w:rsidR="006573EB" w:rsidRDefault="00C2228B">
            <w:pPr>
              <w:jc w:val="center"/>
            </w:pPr>
            <w:r>
              <w:rPr>
                <w:rFonts w:ascii="Times New Roman" w:hAnsi="Times New Roman"/>
                <w:sz w:val="20"/>
              </w:rPr>
              <w:t>35,0</w:t>
            </w:r>
          </w:p>
        </w:tc>
        <w:tc>
          <w:tcPr>
            <w:tcW w:w="1417" w:type="dxa"/>
            <w:shd w:val="clear" w:color="auto" w:fill="FFFFFF"/>
          </w:tcPr>
          <w:p w14:paraId="13C36C71" w14:textId="77777777" w:rsidR="006573EB" w:rsidRDefault="00C2228B">
            <w:pPr>
              <w:jc w:val="center"/>
            </w:pPr>
            <w:r>
              <w:rPr>
                <w:rFonts w:ascii="Times New Roman" w:hAnsi="Times New Roman"/>
                <w:sz w:val="20"/>
              </w:rPr>
              <w:t>19</w:t>
            </w:r>
          </w:p>
        </w:tc>
        <w:tc>
          <w:tcPr>
            <w:tcW w:w="3969" w:type="dxa"/>
            <w:shd w:val="clear" w:color="auto" w:fill="FFFFFF"/>
          </w:tcPr>
          <w:p w14:paraId="4B23F228" w14:textId="77777777" w:rsidR="006573EB" w:rsidRDefault="00C2228B">
            <w:pPr>
              <w:jc w:val="center"/>
            </w:pPr>
            <w:r>
              <w:rPr>
                <w:rFonts w:ascii="Times New Roman" w:hAnsi="Times New Roman"/>
                <w:sz w:val="20"/>
              </w:rPr>
              <w:t>Volume périphérique</w:t>
            </w:r>
          </w:p>
        </w:tc>
      </w:tr>
      <w:tr w:rsidR="006573EB" w14:paraId="4E83FBD8" w14:textId="77777777">
        <w:tc>
          <w:tcPr>
            <w:tcW w:w="1984" w:type="dxa"/>
            <w:shd w:val="clear" w:color="auto" w:fill="F2F2F2"/>
          </w:tcPr>
          <w:p w14:paraId="56114F39" w14:textId="77777777" w:rsidR="006573EB" w:rsidRDefault="00C2228B">
            <w:pPr>
              <w:jc w:val="center"/>
            </w:pPr>
            <w:r>
              <w:rPr>
                <w:rFonts w:ascii="Times New Roman" w:hAnsi="Times New Roman"/>
                <w:sz w:val="20"/>
              </w:rPr>
              <w:t>t½β (h)</w:t>
            </w:r>
          </w:p>
        </w:tc>
        <w:tc>
          <w:tcPr>
            <w:tcW w:w="1701" w:type="dxa"/>
            <w:shd w:val="clear" w:color="auto" w:fill="F2F2F2"/>
          </w:tcPr>
          <w:p w14:paraId="7119215C" w14:textId="77777777" w:rsidR="006573EB" w:rsidRDefault="00C2228B">
            <w:pPr>
              <w:jc w:val="center"/>
            </w:pPr>
            <w:r>
              <w:rPr>
                <w:rFonts w:ascii="Times New Roman" w:hAnsi="Times New Roman"/>
                <w:sz w:val="20"/>
              </w:rPr>
              <w:t>54,7</w:t>
            </w:r>
          </w:p>
        </w:tc>
        <w:tc>
          <w:tcPr>
            <w:tcW w:w="1417" w:type="dxa"/>
            <w:shd w:val="clear" w:color="auto" w:fill="F2F2F2"/>
          </w:tcPr>
          <w:p w14:paraId="6C21B696" w14:textId="77777777" w:rsidR="006573EB" w:rsidRDefault="00C2228B">
            <w:pPr>
              <w:jc w:val="center"/>
            </w:pPr>
            <w:r>
              <w:rPr>
                <w:rFonts w:ascii="Times New Roman" w:hAnsi="Times New Roman"/>
                <w:sz w:val="20"/>
              </w:rPr>
              <w:t>15</w:t>
            </w:r>
          </w:p>
        </w:tc>
        <w:tc>
          <w:tcPr>
            <w:tcW w:w="3969" w:type="dxa"/>
            <w:shd w:val="clear" w:color="auto" w:fill="F2F2F2"/>
          </w:tcPr>
          <w:p w14:paraId="6466958C" w14:textId="77777777" w:rsidR="006573EB" w:rsidRDefault="00C2228B" w:rsidP="00BF3AB3">
            <w:pPr>
              <w:keepNext/>
              <w:jc w:val="center"/>
            </w:pPr>
            <w:r>
              <w:rPr>
                <w:rFonts w:ascii="Times New Roman" w:hAnsi="Times New Roman"/>
                <w:sz w:val="20"/>
              </w:rPr>
              <w:t xml:space="preserve">Demi-vie </w:t>
            </w:r>
            <w:proofErr w:type="spellStart"/>
            <w:r>
              <w:rPr>
                <w:rFonts w:ascii="Times New Roman" w:hAnsi="Times New Roman"/>
                <w:sz w:val="20"/>
              </w:rPr>
              <w:t>terminale</w:t>
            </w:r>
            <w:proofErr w:type="spellEnd"/>
          </w:p>
        </w:tc>
      </w:tr>
    </w:tbl>
    <w:p w14:paraId="46134415" w14:textId="33EC501A" w:rsidR="00BF3AB3" w:rsidRPr="00BF3AB3" w:rsidRDefault="00BF3AB3">
      <w:pPr>
        <w:pStyle w:val="Lgende"/>
        <w:rPr>
          <w:lang w:val="fr-FR"/>
        </w:rPr>
      </w:pPr>
      <w:r w:rsidRPr="00BF3AB3">
        <w:rPr>
          <w:lang w:val="fr-FR"/>
        </w:rPr>
        <w:t xml:space="preserve">Table </w:t>
      </w:r>
      <w:r>
        <w:fldChar w:fldCharType="begin"/>
      </w:r>
      <w:r w:rsidRPr="00BF3AB3">
        <w:rPr>
          <w:lang w:val="fr-FR"/>
        </w:rPr>
        <w:instrText xml:space="preserve"> SEQ Table \* ARABIC </w:instrText>
      </w:r>
      <w:r>
        <w:fldChar w:fldCharType="separate"/>
      </w:r>
      <w:r>
        <w:rPr>
          <w:noProof/>
          <w:lang w:val="fr-FR"/>
        </w:rPr>
        <w:t>11</w:t>
      </w:r>
      <w:r>
        <w:fldChar w:fldCharType="end"/>
      </w:r>
      <w:r w:rsidRPr="00BF3AB3">
        <w:rPr>
          <w:lang w:val="fr-FR"/>
        </w:rPr>
        <w:t xml:space="preserve"> Paramètres PK individuels estimés par </w:t>
      </w:r>
      <w:proofErr w:type="spellStart"/>
      <w:r w:rsidRPr="00BF3AB3">
        <w:rPr>
          <w:lang w:val="fr-FR"/>
        </w:rPr>
        <w:t>Nelder</w:t>
      </w:r>
      <w:proofErr w:type="spellEnd"/>
      <w:r w:rsidRPr="00BF3AB3">
        <w:rPr>
          <w:lang w:val="fr-FR"/>
        </w:rPr>
        <w:t xml:space="preserve">-Mead NHP </w:t>
      </w:r>
      <w:proofErr w:type="spellStart"/>
      <w:r w:rsidRPr="00BF3AB3">
        <w:rPr>
          <w:lang w:val="fr-FR"/>
        </w:rPr>
        <w:t>cynomolgus</w:t>
      </w:r>
      <w:proofErr w:type="spellEnd"/>
    </w:p>
    <w:p w14:paraId="38615B18" w14:textId="0F0A2880" w:rsidR="006573EB" w:rsidRPr="00463A58" w:rsidRDefault="00C2228B">
      <w:pPr>
        <w:spacing w:after="120"/>
        <w:ind w:firstLine="567"/>
        <w:jc w:val="both"/>
        <w:rPr>
          <w:lang w:val="fr-FR"/>
        </w:rPr>
      </w:pPr>
      <w:r>
        <w:rPr>
          <w:rFonts w:ascii="Times New Roman" w:hAnsi="Times New Roman"/>
          <w:sz w:val="24"/>
          <w:lang w:val="fr-FR"/>
        </w:rPr>
        <w:t>Les profils de concentration simulés par le modèle à 2 compartiments sont en excellent accord avec les observations pour tous les animaux (résidus relatifs médians &lt; 12%). Le modèle reproduit notamment la phase de distribution rapide initiale (t½</w:t>
      </w:r>
      <w:r>
        <w:rPr>
          <w:rFonts w:ascii="Times New Roman" w:hAnsi="Times New Roman"/>
          <w:sz w:val="24"/>
        </w:rPr>
        <w:t>α</w:t>
      </w:r>
      <w:r>
        <w:rPr>
          <w:rFonts w:ascii="Times New Roman" w:hAnsi="Times New Roman"/>
          <w:sz w:val="24"/>
          <w:lang w:val="fr-FR"/>
        </w:rPr>
        <w:t xml:space="preserve"> ≈ 2–4 h) et la phase d'élimination terminale prolongée, caractéristiques des </w:t>
      </w:r>
      <w:proofErr w:type="spellStart"/>
      <w:r>
        <w:rPr>
          <w:rFonts w:ascii="Times New Roman" w:hAnsi="Times New Roman"/>
          <w:sz w:val="24"/>
          <w:lang w:val="fr-FR"/>
        </w:rPr>
        <w:t>ADCs</w:t>
      </w:r>
      <w:proofErr w:type="spellEnd"/>
      <w:r>
        <w:rPr>
          <w:rFonts w:ascii="Times New Roman" w:hAnsi="Times New Roman"/>
          <w:sz w:val="24"/>
          <w:lang w:val="fr-FR"/>
        </w:rPr>
        <w:t xml:space="preserve"> à longue demi-vie.</w:t>
      </w:r>
    </w:p>
    <w:p w14:paraId="30E84F04" w14:textId="77777777" w:rsidR="00BF3AB3" w:rsidRDefault="00636771" w:rsidP="00BF3AB3">
      <w:pPr>
        <w:keepNext/>
        <w:jc w:val="center"/>
      </w:pPr>
      <w:commentRangeStart w:id="518"/>
      <w:commentRangeStart w:id="519"/>
      <w:r>
        <w:rPr>
          <w:noProof/>
          <w:lang w:val="fr-FR"/>
        </w:rPr>
        <w:drawing>
          <wp:inline distT="0" distB="0" distL="0" distR="0" wp14:anchorId="6F98BE9A" wp14:editId="51D4FD00">
            <wp:extent cx="3426969" cy="1995805"/>
            <wp:effectExtent l="0" t="0" r="2540" b="4445"/>
            <wp:docPr id="112920786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t="6819"/>
                    <a:stretch>
                      <a:fillRect/>
                    </a:stretch>
                  </pic:blipFill>
                  <pic:spPr bwMode="auto">
                    <a:xfrm>
                      <a:off x="0" y="0"/>
                      <a:ext cx="3451273" cy="2009959"/>
                    </a:xfrm>
                    <a:prstGeom prst="rect">
                      <a:avLst/>
                    </a:prstGeom>
                    <a:noFill/>
                    <a:ln>
                      <a:noFill/>
                    </a:ln>
                    <a:extLst>
                      <a:ext uri="{53640926-AAD7-44D8-BBD7-CCE9431645EC}">
                        <a14:shadowObscured xmlns:a14="http://schemas.microsoft.com/office/drawing/2010/main"/>
                      </a:ext>
                    </a:extLst>
                  </pic:spPr>
                </pic:pic>
              </a:graphicData>
            </a:graphic>
          </wp:inline>
        </w:drawing>
      </w:r>
      <w:commentRangeEnd w:id="518"/>
      <w:r w:rsidR="00433C17">
        <w:rPr>
          <w:rStyle w:val="CommentReference"/>
          <w:sz w:val="22"/>
          <w:szCs w:val="22"/>
        </w:rPr>
        <w:commentReference w:id="518"/>
      </w:r>
      <w:commentRangeEnd w:id="519"/>
      <w:r w:rsidR="0057503D">
        <w:rPr>
          <w:rStyle w:val="CommentReference"/>
          <w:sz w:val="22"/>
          <w:szCs w:val="22"/>
        </w:rPr>
        <w:commentReference w:id="519"/>
      </w:r>
    </w:p>
    <w:p w14:paraId="09F08874" w14:textId="0BC9C40C" w:rsidR="006573EB" w:rsidRPr="00463A58" w:rsidRDefault="00BF3AB3" w:rsidP="00BF3AB3">
      <w:pPr>
        <w:pStyle w:val="Lgende"/>
        <w:jc w:val="center"/>
        <w:rPr>
          <w:lang w:val="fr-FR"/>
        </w:rPr>
      </w:pPr>
      <w:r w:rsidRPr="00BF3AB3">
        <w:rPr>
          <w:lang w:val="fr-FR"/>
        </w:rPr>
        <w:t xml:space="preserve">Figure </w:t>
      </w:r>
      <w:r>
        <w:fldChar w:fldCharType="begin"/>
      </w:r>
      <w:r w:rsidRPr="00BF3AB3">
        <w:rPr>
          <w:lang w:val="fr-FR"/>
        </w:rPr>
        <w:instrText xml:space="preserve"> SEQ Figure \* ARABIC </w:instrText>
      </w:r>
      <w:r>
        <w:fldChar w:fldCharType="separate"/>
      </w:r>
      <w:r>
        <w:rPr>
          <w:noProof/>
          <w:lang w:val="fr-FR"/>
        </w:rPr>
        <w:t>3</w:t>
      </w:r>
      <w:r>
        <w:fldChar w:fldCharType="end"/>
      </w:r>
      <w:r w:rsidRPr="00BF3AB3">
        <w:rPr>
          <w:lang w:val="fr-FR"/>
        </w:rPr>
        <w:t xml:space="preserve"> Profils PK individuels NHP modèle 2-compartiments (lignes) vs données observées (points). 8 animaux, 4 niveaux de dose.</w:t>
      </w:r>
    </w:p>
    <w:p w14:paraId="494FE718" w14:textId="77777777" w:rsidR="006573EB" w:rsidRPr="00463A58" w:rsidRDefault="006573EB">
      <w:pPr>
        <w:rPr>
          <w:lang w:val="fr-FR"/>
        </w:rPr>
      </w:pPr>
    </w:p>
    <w:p w14:paraId="19614E20" w14:textId="54D33826" w:rsidR="006573EB" w:rsidRPr="00463A58" w:rsidRDefault="00C2228B" w:rsidP="00A41DCE">
      <w:pPr>
        <w:pStyle w:val="Titre3"/>
        <w:rPr>
          <w:lang w:val="fr-FR"/>
        </w:rPr>
      </w:pPr>
      <w:bookmarkStart w:id="520" w:name="_Toc231291053"/>
      <w:r>
        <w:rPr>
          <w:lang w:val="fr-FR"/>
        </w:rPr>
        <w:t>3.3.3 Ajustement pharmacodynamique NHP</w:t>
      </w:r>
      <w:bookmarkEnd w:id="520"/>
    </w:p>
    <w:p w14:paraId="44FEE343" w14:textId="3712331E" w:rsidR="006573EB" w:rsidRPr="006D414D" w:rsidRDefault="00E61E7B">
      <w:pPr>
        <w:spacing w:after="120"/>
        <w:ind w:firstLine="567"/>
        <w:jc w:val="both"/>
        <w:rPr>
          <w:sz w:val="24"/>
          <w:szCs w:val="24"/>
          <w:lang w:val="fr-FR"/>
        </w:rPr>
      </w:pPr>
      <w:r>
        <w:rPr>
          <w:rFonts w:ascii="Times New Roman" w:hAnsi="Times New Roman"/>
          <w:sz w:val="24"/>
          <w:szCs w:val="24"/>
          <w:lang w:val="fr-FR"/>
        </w:rPr>
        <w:t xml:space="preserve">Les paramètres de </w:t>
      </w:r>
      <w:commentRangeStart w:id="521"/>
      <w:r>
        <w:rPr>
          <w:rFonts w:ascii="Times New Roman" w:hAnsi="Times New Roman"/>
          <w:sz w:val="24"/>
          <w:szCs w:val="24"/>
          <w:lang w:val="fr-FR"/>
        </w:rPr>
        <w:t xml:space="preserve">sensibilité </w:t>
      </w:r>
      <w:commentRangeEnd w:id="521"/>
      <w:r w:rsidR="007860F1">
        <w:rPr>
          <w:rStyle w:val="CommentReference"/>
          <w:rFonts w:ascii="Times New Roman" w:hAnsi="Times New Roman"/>
          <w:sz w:val="24"/>
          <w:szCs w:val="24"/>
          <w:lang w:val="fr-FR"/>
        </w:rPr>
        <w:commentReference w:id="521"/>
      </w:r>
      <w:r>
        <w:rPr>
          <w:rFonts w:ascii="Times New Roman" w:hAnsi="Times New Roman"/>
          <w:sz w:val="24"/>
          <w:szCs w:val="24"/>
          <w:lang w:val="fr-FR"/>
        </w:rPr>
        <w:t>(</w:t>
      </w:r>
      <m:oMath>
        <m:r>
          <w:rPr>
            <w:rFonts w:ascii="Cambria Math" w:hAnsi="Cambria Math"/>
            <w:sz w:val="24"/>
            <w:szCs w:val="24"/>
            <w:lang w:val="fr-FR"/>
          </w:rPr>
          <m:t>Slop</m:t>
        </m:r>
        <m:sSub>
          <m:sSubPr>
            <m:ctrlPr>
              <w:rPr>
                <w:rFonts w:ascii="Cambria Math" w:hAnsi="Cambria Math"/>
                <w:i/>
                <w:sz w:val="24"/>
                <w:szCs w:val="24"/>
                <w:lang w:val="fr-FR"/>
              </w:rPr>
            </m:ctrlPr>
          </m:sSubPr>
          <m:e>
            <m:r>
              <w:rPr>
                <w:rFonts w:ascii="Cambria Math" w:hAnsi="Cambria Math"/>
                <w:sz w:val="24"/>
                <w:szCs w:val="24"/>
                <w:lang w:val="fr-FR"/>
              </w:rPr>
              <m:t>e</m:t>
            </m:r>
          </m:e>
          <m:sub>
            <m:r>
              <w:rPr>
                <w:rFonts w:ascii="Cambria Math" w:hAnsi="Cambria Math"/>
                <w:sz w:val="24"/>
                <w:szCs w:val="24"/>
                <w:lang w:val="fr-FR"/>
              </w:rPr>
              <m:t>MPP</m:t>
            </m:r>
          </m:sub>
        </m:sSub>
        <m:r>
          <w:rPr>
            <w:rFonts w:ascii="Cambria Math" w:hAnsi="Cambria Math"/>
            <w:sz w:val="24"/>
            <w:szCs w:val="24"/>
            <w:lang w:val="fr-FR"/>
          </w:rPr>
          <m:t>, Slop</m:t>
        </m:r>
        <m:sSub>
          <m:sSubPr>
            <m:ctrlPr>
              <w:rPr>
                <w:rFonts w:ascii="Cambria Math" w:hAnsi="Cambria Math"/>
                <w:i/>
                <w:sz w:val="24"/>
                <w:szCs w:val="24"/>
                <w:lang w:val="fr-FR"/>
              </w:rPr>
            </m:ctrlPr>
          </m:sSubPr>
          <m:e>
            <m:r>
              <w:rPr>
                <w:rFonts w:ascii="Cambria Math" w:hAnsi="Cambria Math"/>
                <w:sz w:val="24"/>
                <w:szCs w:val="24"/>
                <w:lang w:val="fr-FR"/>
              </w:rPr>
              <m:t>e</m:t>
            </m:r>
          </m:e>
          <m:sub>
            <m:r>
              <w:rPr>
                <w:rFonts w:ascii="Cambria Math" w:hAnsi="Cambria Math"/>
                <w:sz w:val="24"/>
                <w:szCs w:val="24"/>
                <w:lang w:val="fr-FR"/>
              </w:rPr>
              <m:t>CMP</m:t>
            </m:r>
          </m:sub>
        </m:sSub>
        <m:r>
          <w:rPr>
            <w:rFonts w:ascii="Cambria Math" w:hAnsi="Cambria Math"/>
            <w:sz w:val="24"/>
            <w:szCs w:val="24"/>
            <w:lang w:val="fr-FR"/>
          </w:rPr>
          <m:t>, Slop</m:t>
        </m:r>
        <m:sSub>
          <m:sSubPr>
            <m:ctrlPr>
              <w:rPr>
                <w:rFonts w:ascii="Cambria Math" w:hAnsi="Cambria Math"/>
                <w:i/>
                <w:sz w:val="24"/>
                <w:szCs w:val="24"/>
                <w:lang w:val="fr-FR"/>
              </w:rPr>
            </m:ctrlPr>
          </m:sSubPr>
          <m:e>
            <m:r>
              <w:rPr>
                <w:rFonts w:ascii="Cambria Math" w:hAnsi="Cambria Math"/>
                <w:sz w:val="24"/>
                <w:szCs w:val="24"/>
                <w:lang w:val="fr-FR"/>
              </w:rPr>
              <m:t>e</m:t>
            </m:r>
          </m:e>
          <m:sub>
            <m:r>
              <w:rPr>
                <w:rFonts w:ascii="Cambria Math" w:hAnsi="Cambria Math"/>
                <w:sz w:val="24"/>
                <w:szCs w:val="24"/>
                <w:lang w:val="fr-FR"/>
              </w:rPr>
              <m:t>MEP</m:t>
            </m:r>
          </m:sub>
        </m:sSub>
      </m:oMath>
      <w:r>
        <w:rPr>
          <w:rFonts w:ascii="Times New Roman" w:hAnsi="Times New Roman"/>
          <w:sz w:val="24"/>
          <w:szCs w:val="24"/>
          <w:lang w:val="fr-FR"/>
        </w:rPr>
        <w:t xml:space="preserve">) ont été ajustés manuellement par comparaison visuelle entre les profils hématologiques simulés et les données observées chez chaque animal NHP. </w:t>
      </w:r>
      <w:commentRangeStart w:id="522"/>
      <w:r>
        <w:rPr>
          <w:rFonts w:ascii="Times New Roman" w:hAnsi="Times New Roman"/>
          <w:sz w:val="24"/>
          <w:szCs w:val="24"/>
          <w:lang w:val="fr-FR"/>
        </w:rPr>
        <w:t xml:space="preserve">Il ne s'agit pas d'une simulation purement basée sur des données in vitro, ni d'une estimation formelle par optimisation numérique </w:t>
      </w:r>
      <w:commentRangeEnd w:id="522"/>
      <w:r w:rsidR="00616A63">
        <w:rPr>
          <w:rStyle w:val="CommentReference"/>
          <w:rFonts w:ascii="Times New Roman" w:hAnsi="Times New Roman"/>
          <w:sz w:val="24"/>
          <w:szCs w:val="24"/>
          <w:lang w:val="fr-FR"/>
        </w:rPr>
        <w:commentReference w:id="522"/>
      </w:r>
      <w:r>
        <w:rPr>
          <w:rFonts w:ascii="Times New Roman" w:hAnsi="Times New Roman"/>
          <w:sz w:val="24"/>
          <w:szCs w:val="24"/>
          <w:lang w:val="fr-FR"/>
        </w:rPr>
        <w:t xml:space="preserve">: les valeurs ont été sélectionnées de façon itérative pour reproduire au mieux l'amplitude et la cinétique des nadirs observés. </w:t>
      </w:r>
      <w:commentRangeStart w:id="523"/>
      <w:r>
        <w:rPr>
          <w:rFonts w:ascii="Times New Roman" w:hAnsi="Times New Roman"/>
          <w:sz w:val="24"/>
          <w:szCs w:val="24"/>
          <w:lang w:val="fr-FR"/>
        </w:rPr>
        <w:t xml:space="preserve">Les concentrations prédites par le modèle PK individuel ont été utilisées </w:t>
      </w:r>
      <w:commentRangeEnd w:id="523"/>
      <w:r w:rsidR="005153E6">
        <w:rPr>
          <w:rStyle w:val="CommentReference"/>
          <w:rFonts w:ascii="Times New Roman" w:hAnsi="Times New Roman"/>
          <w:sz w:val="24"/>
          <w:szCs w:val="24"/>
          <w:lang w:val="fr-FR"/>
        </w:rPr>
        <w:commentReference w:id="523"/>
      </w:r>
      <w:r>
        <w:rPr>
          <w:rFonts w:ascii="Times New Roman" w:hAnsi="Times New Roman"/>
          <w:sz w:val="24"/>
          <w:szCs w:val="24"/>
          <w:lang w:val="fr-FR"/>
        </w:rPr>
        <w:t>comme entrée du modèle PD. Les paramètres biologiques de base NHP ont été dérivés des valeurs hématologiques pré-dose de chaque animal.</w:t>
      </w:r>
    </w:p>
    <w:p w14:paraId="1C330001" w14:textId="040CFD06" w:rsidR="006573EB" w:rsidRPr="006D414D" w:rsidRDefault="00C2228B">
      <w:pPr>
        <w:spacing w:after="120"/>
        <w:ind w:firstLine="567"/>
        <w:jc w:val="both"/>
        <w:rPr>
          <w:rFonts w:ascii="Times New Roman" w:hAnsi="Times New Roman"/>
          <w:sz w:val="24"/>
          <w:szCs w:val="24"/>
          <w:lang w:val="fr-FR"/>
        </w:rPr>
      </w:pPr>
      <w:r>
        <w:rPr>
          <w:rFonts w:ascii="Times New Roman" w:hAnsi="Times New Roman"/>
          <w:sz w:val="24"/>
          <w:szCs w:val="24"/>
          <w:lang w:val="fr-FR"/>
        </w:rPr>
        <w:lastRenderedPageBreak/>
        <w:t xml:space="preserve">L’incertitude sur les </w:t>
      </w:r>
      <w:proofErr w:type="spellStart"/>
      <w:r>
        <w:rPr>
          <w:rFonts w:ascii="Times New Roman" w:hAnsi="Times New Roman"/>
          <w:sz w:val="24"/>
          <w:szCs w:val="24"/>
          <w:lang w:val="fr-FR"/>
        </w:rPr>
        <w:t>Slopes</w:t>
      </w:r>
      <w:proofErr w:type="spellEnd"/>
      <w:r>
        <w:rPr>
          <w:rFonts w:ascii="Times New Roman" w:hAnsi="Times New Roman"/>
          <w:sz w:val="24"/>
          <w:szCs w:val="24"/>
          <w:lang w:val="fr-FR"/>
        </w:rPr>
        <w:t xml:space="preserve"> calibrés a été explorée par une analyse de sensibilité locale : chaque paramètre </w:t>
      </w:r>
      <w:proofErr w:type="spellStart"/>
      <w:r>
        <w:rPr>
          <w:rFonts w:ascii="Times New Roman" w:hAnsi="Times New Roman"/>
          <w:sz w:val="24"/>
          <w:szCs w:val="24"/>
          <w:lang w:val="fr-FR"/>
        </w:rPr>
        <w:t>Slope</w:t>
      </w:r>
      <w:proofErr w:type="spellEnd"/>
      <w:r>
        <w:rPr>
          <w:rFonts w:ascii="Times New Roman" w:hAnsi="Times New Roman"/>
          <w:sz w:val="24"/>
          <w:szCs w:val="24"/>
          <w:lang w:val="fr-FR"/>
        </w:rPr>
        <w:t xml:space="preserve"> a été varié</w:t>
      </w:r>
      <w:ins w:id="524" w:author="GUIGNARD Davy" w:date="2026-06-08T15:42:00Z" w16du:dateUtc="2026-06-08T13:42:00Z">
        <w:r w:rsidR="00794AF2">
          <w:rPr>
            <w:rFonts w:ascii="Times New Roman" w:hAnsi="Times New Roman"/>
            <w:sz w:val="24"/>
            <w:szCs w:val="24"/>
            <w:lang w:val="fr-FR"/>
          </w:rPr>
          <w:t>e</w:t>
        </w:r>
      </w:ins>
      <w:r>
        <w:rPr>
          <w:rFonts w:ascii="Times New Roman" w:hAnsi="Times New Roman"/>
          <w:sz w:val="24"/>
          <w:szCs w:val="24"/>
          <w:lang w:val="fr-FR"/>
        </w:rPr>
        <w:t xml:space="preserve"> individuellement de ±20% et ±50% autour de sa valeur retenue, toutes choses égales par ailleurs, et l’impact sur le nadir prédit de chaque lignée a été quantifié. Cette approche permet d’identifier les paramètres auxquels le modèle est le plus sensible et de borner l’incertitude de prédiction sans recourir à une estimation formelle par optimisation. Il convient de noter que l’absence d’estimation numérique formelle (par exemple par maximum de vraisemblance ou algorithme de </w:t>
      </w:r>
      <w:proofErr w:type="spellStart"/>
      <w:r>
        <w:rPr>
          <w:rFonts w:ascii="Times New Roman" w:hAnsi="Times New Roman"/>
          <w:sz w:val="24"/>
          <w:szCs w:val="24"/>
          <w:lang w:val="fr-FR"/>
        </w:rPr>
        <w:t>Nelder</w:t>
      </w:r>
      <w:proofErr w:type="spellEnd"/>
      <w:r>
        <w:rPr>
          <w:rFonts w:ascii="Times New Roman" w:hAnsi="Times New Roman"/>
          <w:sz w:val="24"/>
          <w:szCs w:val="24"/>
          <w:lang w:val="fr-FR"/>
        </w:rPr>
        <w:t xml:space="preserve">-Mead appliqué au système PD) constitue une limite méthodologique : une telle approche, envisagée en perspective (cf. §4.4), permettrait de fournir des intervalles de confiance rigoureux sur les </w:t>
      </w:r>
      <w:proofErr w:type="spellStart"/>
      <w:r>
        <w:rPr>
          <w:rFonts w:ascii="Times New Roman" w:hAnsi="Times New Roman"/>
          <w:sz w:val="24"/>
          <w:szCs w:val="24"/>
          <w:lang w:val="fr-FR"/>
        </w:rPr>
        <w:t>Slopes</w:t>
      </w:r>
      <w:proofErr w:type="spellEnd"/>
      <w:r>
        <w:rPr>
          <w:rFonts w:ascii="Times New Roman" w:hAnsi="Times New Roman"/>
          <w:sz w:val="24"/>
          <w:szCs w:val="24"/>
          <w:lang w:val="fr-FR"/>
        </w:rPr>
        <w:t xml:space="preserve"> et de quantifier les corrélations entre paramètres.</w:t>
      </w:r>
      <w:commentRangeStart w:id="525"/>
      <w:commentRangeEnd w:id="525"/>
      <w:r w:rsidR="00F252FC" w:rsidRPr="006D414D">
        <w:rPr>
          <w:rStyle w:val="CommentReference"/>
          <w:rFonts w:ascii="Times New Roman" w:hAnsi="Times New Roman"/>
          <w:sz w:val="24"/>
          <w:szCs w:val="24"/>
          <w:lang w:val="fr-FR"/>
        </w:rPr>
        <w:commentReference w:id="525"/>
      </w:r>
    </w:p>
    <w:p w14:paraId="01615FAE" w14:textId="77777777" w:rsidR="006573EB" w:rsidRPr="006D414D" w:rsidRDefault="00C2228B">
      <w:pPr>
        <w:spacing w:after="120"/>
        <w:ind w:firstLine="567"/>
        <w:jc w:val="both"/>
        <w:rPr>
          <w:sz w:val="24"/>
          <w:szCs w:val="24"/>
          <w:lang w:val="fr-FR"/>
        </w:rPr>
      </w:pPr>
      <w:r>
        <w:rPr>
          <w:rFonts w:ascii="Times New Roman" w:hAnsi="Times New Roman"/>
          <w:sz w:val="24"/>
          <w:szCs w:val="24"/>
          <w:lang w:val="fr-FR"/>
        </w:rPr>
        <w:t>Le modèle PD reproduit les principales caractéristiques de la réponse hématologique observée :</w:t>
      </w:r>
    </w:p>
    <w:p w14:paraId="0FA03DA0"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Neutropénie : nadir prédit concordant avec les observations, avec rebond compensatoire reflétant la stimulation médullaire</w:t>
      </w:r>
    </w:p>
    <w:p w14:paraId="1168EB6F"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Thrombocytopénie : nadir tardif (décalage de ~1–2 semaines par rapport à la neutropénie), cohérent avec la durée de vie plus longue des plaquettes</w:t>
      </w:r>
    </w:p>
    <w:p w14:paraId="011CCB2C"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Réticulocytes et RBC : cinétique de récupération lente, reflétant la durée de vie prolongée des érythrocytes (~120 jours chez le primate)</w:t>
      </w:r>
    </w:p>
    <w:p w14:paraId="48AAF78A"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Dose-réponse : aggravation du nadir proportionnelle à l'augmentation de dose, validant la cohérence du modèle à travers les groupes de dose</w:t>
      </w:r>
    </w:p>
    <w:p w14:paraId="61E75331" w14:textId="5672C897" w:rsidR="006573EB" w:rsidRPr="003A6C69" w:rsidRDefault="001B6EEF" w:rsidP="001B6EEF">
      <w:pPr>
        <w:pStyle w:val="Titre4"/>
        <w:rPr>
          <w:lang w:val="fr-FR"/>
        </w:rPr>
      </w:pPr>
      <w:commentRangeStart w:id="526"/>
      <w:commentRangeStart w:id="527"/>
      <w:r>
        <w:rPr>
          <w:lang w:val="fr-FR"/>
        </w:rPr>
        <w:t>Ajustement PD individuel NHP</w:t>
      </w:r>
      <w:commentRangeEnd w:id="526"/>
      <w:r w:rsidR="001236CE" w:rsidRPr="003A6C69">
        <w:rPr>
          <w:rStyle w:val="CommentReference"/>
          <w:sz w:val="22"/>
          <w:szCs w:val="22"/>
          <w:lang w:val="fr-FR"/>
        </w:rPr>
        <w:commentReference w:id="526"/>
      </w:r>
      <w:commentRangeEnd w:id="527"/>
      <w:r>
        <w:rPr>
          <w:rStyle w:val="CommentReference"/>
        </w:rPr>
        <w:commentReference w:id="527"/>
      </w:r>
    </w:p>
    <w:p w14:paraId="25508624" w14:textId="77777777" w:rsidR="001B6EEF" w:rsidRPr="001B6EEF" w:rsidRDefault="001B6EEF" w:rsidP="001B6EEF">
      <w:pPr>
        <w:rPr>
          <w:lang w:val="fr-FR"/>
        </w:rPr>
      </w:pPr>
    </w:p>
    <w:p w14:paraId="09E6C0DC" w14:textId="1044ED87" w:rsidR="006573EB" w:rsidRDefault="009B01A8">
      <w:pPr>
        <w:spacing w:after="120"/>
        <w:ind w:firstLine="567"/>
        <w:jc w:val="both"/>
        <w:rPr>
          <w:rFonts w:ascii="Times New Roman" w:hAnsi="Times New Roman"/>
          <w:sz w:val="24"/>
          <w:lang w:val="fr-FR"/>
        </w:rPr>
      </w:pPr>
      <w:commentRangeStart w:id="528"/>
      <w:r>
        <w:rPr>
          <w:rFonts w:ascii="Times New Roman" w:hAnsi="Times New Roman"/>
          <w:sz w:val="24"/>
          <w:lang w:val="fr-FR"/>
        </w:rPr>
        <w:t>Le modèle PD</w:t>
      </w:r>
      <w:commentRangeEnd w:id="528"/>
      <w:r w:rsidR="008F49BE">
        <w:rPr>
          <w:rStyle w:val="CommentReference"/>
          <w:rFonts w:ascii="Times New Roman" w:hAnsi="Times New Roman"/>
          <w:sz w:val="24"/>
          <w:szCs w:val="22"/>
          <w:lang w:val="fr-FR"/>
        </w:rPr>
        <w:commentReference w:id="528"/>
      </w:r>
      <w:r>
        <w:rPr>
          <w:rFonts w:ascii="Times New Roman" w:hAnsi="Times New Roman"/>
          <w:sz w:val="24"/>
          <w:lang w:val="fr-FR"/>
        </w:rPr>
        <w:t xml:space="preserve"> reproduit partiellement la réponse hématologique observée. L'accord est satisfaisant pour les lignées érythroïdes (RBC, </w:t>
      </w:r>
      <w:commentRangeStart w:id="529"/>
      <w:r>
        <w:rPr>
          <w:rFonts w:ascii="Times New Roman" w:hAnsi="Times New Roman"/>
          <w:sz w:val="24"/>
          <w:lang w:val="fr-FR"/>
        </w:rPr>
        <w:t>réticulocytes</w:t>
      </w:r>
      <w:commentRangeEnd w:id="529"/>
      <w:r w:rsidR="000D6FFB">
        <w:rPr>
          <w:rStyle w:val="CommentReference"/>
          <w:rFonts w:ascii="Times New Roman" w:hAnsi="Times New Roman"/>
          <w:sz w:val="24"/>
          <w:szCs w:val="22"/>
          <w:lang w:val="fr-FR"/>
        </w:rPr>
        <w:commentReference w:id="529"/>
      </w:r>
      <w:r>
        <w:rPr>
          <w:rFonts w:ascii="Times New Roman" w:hAnsi="Times New Roman"/>
          <w:sz w:val="24"/>
          <w:lang w:val="fr-FR"/>
        </w:rPr>
        <w:t xml:space="preserve">), dont les nadirs prédits sont cohérents avec les observations. Pour les neutrophiles et les plaquettes, une dispersion importante des données observées est constatée, avec des excursions atteignant 400 - 600% de la </w:t>
      </w:r>
      <w:proofErr w:type="spellStart"/>
      <w:r>
        <w:rPr>
          <w:rFonts w:ascii="Times New Roman" w:hAnsi="Times New Roman"/>
          <w:sz w:val="24"/>
          <w:lang w:val="fr-FR"/>
        </w:rPr>
        <w:t>baseline</w:t>
      </w:r>
      <w:proofErr w:type="spellEnd"/>
      <w:r>
        <w:rPr>
          <w:rFonts w:ascii="Times New Roman" w:hAnsi="Times New Roman"/>
          <w:sz w:val="24"/>
          <w:lang w:val="fr-FR"/>
        </w:rPr>
        <w:t xml:space="preserve"> pour certains individus (animaux 1001, 4001, 3002), non capturées par le modèle. Ces écarts reflètent vraisemblablement une variabilité biologique inter-individuelle réelle potentiellement liée à des différences de sensibilité à la cible </w:t>
      </w:r>
      <w:del w:id="530" w:author="PETAIN Aurelie" w:date="2026-06-06T21:51:00Z" w16du:dateUtc="2026-06-06T19:51:00Z">
        <w:r>
          <w:rPr>
            <w:rFonts w:ascii="Times New Roman" w:hAnsi="Times New Roman"/>
            <w:sz w:val="24"/>
            <w:lang w:val="fr-FR"/>
          </w:rPr>
          <w:delText xml:space="preserve">FGFR2 </w:delText>
        </w:r>
      </w:del>
      <w:r>
        <w:rPr>
          <w:rFonts w:ascii="Times New Roman" w:hAnsi="Times New Roman"/>
          <w:sz w:val="24"/>
          <w:lang w:val="fr-FR"/>
        </w:rPr>
        <w:t>ou à l'état inflammatoire basal plutôt qu'une mauvaise spécification structurelle du modèle, dont la forme reste cohérente avec les cinétiques moyennes observées. La prise en compte formelle de cette variabilité inter-individuelle par un modèle à effets mixtes (NLME) constitue la principale perspective méthodologique (cf. §4.5).</w:t>
      </w:r>
    </w:p>
    <w:p w14:paraId="6C0F5ED3" w14:textId="08F7CBF2" w:rsidR="00BF3AB3" w:rsidRDefault="00636771" w:rsidP="00BF3AB3">
      <w:pPr>
        <w:keepNext/>
        <w:spacing w:after="120"/>
        <w:ind w:firstLine="567"/>
        <w:jc w:val="both"/>
      </w:pPr>
      <w:commentRangeStart w:id="531"/>
      <w:commentRangeStart w:id="532"/>
      <w:r>
        <w:rPr>
          <w:noProof/>
          <w:lang w:val="fr-FR"/>
        </w:rPr>
        <w:lastRenderedPageBreak/>
        <w:drawing>
          <wp:inline distT="0" distB="0" distL="0" distR="0" wp14:anchorId="72FAC7EE" wp14:editId="19D4FAFC">
            <wp:extent cx="4875742" cy="2925445"/>
            <wp:effectExtent l="0" t="0" r="1270" b="8255"/>
            <wp:docPr id="53251142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5797" cy="2931478"/>
                    </a:xfrm>
                    <a:prstGeom prst="rect">
                      <a:avLst/>
                    </a:prstGeom>
                    <a:noFill/>
                  </pic:spPr>
                </pic:pic>
              </a:graphicData>
            </a:graphic>
          </wp:inline>
        </w:drawing>
      </w:r>
      <w:commentRangeEnd w:id="531"/>
      <w:r w:rsidR="00A36200">
        <w:rPr>
          <w:rStyle w:val="CommentReference"/>
          <w:sz w:val="22"/>
          <w:szCs w:val="22"/>
        </w:rPr>
        <w:commentReference w:id="531"/>
      </w:r>
      <w:commentRangeEnd w:id="532"/>
      <w:r w:rsidR="00550FFD">
        <w:rPr>
          <w:rStyle w:val="CommentReference"/>
          <w:sz w:val="22"/>
          <w:szCs w:val="22"/>
        </w:rPr>
        <w:commentReference w:id="532"/>
      </w:r>
    </w:p>
    <w:p w14:paraId="74816494" w14:textId="0C862698" w:rsidR="00636771" w:rsidRPr="00463A58" w:rsidRDefault="00BF3AB3" w:rsidP="00BF3AB3">
      <w:pPr>
        <w:pStyle w:val="Lgende"/>
        <w:jc w:val="both"/>
        <w:rPr>
          <w:lang w:val="fr-FR"/>
        </w:rPr>
      </w:pPr>
      <w:r w:rsidRPr="00BF3AB3">
        <w:rPr>
          <w:lang w:val="fr-FR"/>
        </w:rPr>
        <w:t xml:space="preserve">Figure </w:t>
      </w:r>
      <w:r>
        <w:fldChar w:fldCharType="begin"/>
      </w:r>
      <w:r w:rsidRPr="00BF3AB3">
        <w:rPr>
          <w:lang w:val="fr-FR"/>
        </w:rPr>
        <w:instrText xml:space="preserve"> SEQ Figure \* ARABIC </w:instrText>
      </w:r>
      <w:r>
        <w:fldChar w:fldCharType="separate"/>
      </w:r>
      <w:r w:rsidRPr="00BF3AB3">
        <w:rPr>
          <w:noProof/>
          <w:lang w:val="fr-FR"/>
        </w:rPr>
        <w:t>4</w:t>
      </w:r>
      <w:r>
        <w:fldChar w:fldCharType="end"/>
      </w:r>
      <w:r w:rsidRPr="00BF3AB3">
        <w:rPr>
          <w:lang w:val="fr-FR"/>
        </w:rPr>
        <w:t xml:space="preserve"> Profils PD individuels NHP modèle (lignes) vs données hématologiques observées (points). </w:t>
      </w:r>
      <w:r w:rsidRPr="00A428FB">
        <w:rPr>
          <w:lang w:val="fr-FR"/>
        </w:rPr>
        <w:t>Neutrophiles, réticulocytes, RBC et plaquettes.</w:t>
      </w:r>
    </w:p>
    <w:p w14:paraId="4689266E" w14:textId="77777777" w:rsidR="006573EB" w:rsidRPr="006D414D" w:rsidRDefault="00C2228B">
      <w:pPr>
        <w:rPr>
          <w:sz w:val="24"/>
          <w:szCs w:val="24"/>
          <w:lang w:val="fr-FR"/>
        </w:rPr>
      </w:pPr>
      <w:r>
        <w:rPr>
          <w:sz w:val="24"/>
          <w:szCs w:val="24"/>
          <w:lang w:val="fr-FR"/>
        </w:rPr>
        <w:br w:type="page"/>
      </w:r>
    </w:p>
    <w:p w14:paraId="169427D9" w14:textId="77777777" w:rsidR="006573EB" w:rsidRPr="00463A58" w:rsidRDefault="00C2228B" w:rsidP="00A41DCE">
      <w:pPr>
        <w:pStyle w:val="Titre1"/>
        <w:rPr>
          <w:lang w:val="fr-FR"/>
        </w:rPr>
      </w:pPr>
      <w:bookmarkStart w:id="533" w:name="_Toc231291054"/>
      <w:r>
        <w:rPr>
          <w:lang w:val="fr-FR"/>
        </w:rPr>
        <w:lastRenderedPageBreak/>
        <w:t>IV. Discussion</w:t>
      </w:r>
      <w:bookmarkEnd w:id="533"/>
    </w:p>
    <w:p w14:paraId="4CC97A29" w14:textId="77777777" w:rsidR="006573EB" w:rsidRPr="00463A58" w:rsidRDefault="00C2228B" w:rsidP="00A41DCE">
      <w:pPr>
        <w:pStyle w:val="Titre2"/>
        <w:rPr>
          <w:lang w:val="fr-FR"/>
        </w:rPr>
      </w:pPr>
      <w:bookmarkStart w:id="534" w:name="_Toc231291055"/>
      <w:r>
        <w:rPr>
          <w:lang w:val="fr-FR"/>
        </w:rPr>
        <w:t>4.1 Performance du pipeline multi-espèces et multi-composés</w:t>
      </w:r>
      <w:bookmarkEnd w:id="534"/>
    </w:p>
    <w:p w14:paraId="686057ED" w14:textId="74AEFCB3" w:rsidR="006573EB" w:rsidRPr="00463A58" w:rsidRDefault="00C2228B">
      <w:pPr>
        <w:spacing w:after="120"/>
        <w:ind w:firstLine="567"/>
        <w:jc w:val="both"/>
        <w:rPr>
          <w:lang w:val="fr-FR"/>
        </w:rPr>
      </w:pPr>
      <w:r>
        <w:rPr>
          <w:rFonts w:ascii="Times New Roman" w:hAnsi="Times New Roman"/>
          <w:sz w:val="24"/>
          <w:lang w:val="fr-FR"/>
        </w:rPr>
        <w:t>Le pipeline développé au cours de ce stage démontre une capacité de généralisation remarquable, ayant été appliqué avec succès à deux composés distincts (</w:t>
      </w:r>
      <w:proofErr w:type="spellStart"/>
      <w:r>
        <w:rPr>
          <w:rFonts w:ascii="Times New Roman" w:hAnsi="Times New Roman"/>
          <w:sz w:val="24"/>
          <w:lang w:val="fr-FR"/>
        </w:rPr>
        <w:t>carboplatine</w:t>
      </w:r>
      <w:proofErr w:type="spellEnd"/>
      <w:r>
        <w:rPr>
          <w:rFonts w:ascii="Times New Roman" w:hAnsi="Times New Roman"/>
          <w:sz w:val="24"/>
          <w:lang w:val="fr-FR"/>
        </w:rPr>
        <w:t>, T-</w:t>
      </w:r>
      <w:proofErr w:type="spellStart"/>
      <w:r>
        <w:rPr>
          <w:rFonts w:ascii="Times New Roman" w:hAnsi="Times New Roman"/>
          <w:sz w:val="24"/>
          <w:lang w:val="fr-FR"/>
        </w:rPr>
        <w:t>DXd</w:t>
      </w:r>
      <w:proofErr w:type="spellEnd"/>
      <w:r>
        <w:rPr>
          <w:rFonts w:ascii="Times New Roman" w:hAnsi="Times New Roman"/>
          <w:sz w:val="24"/>
          <w:lang w:val="fr-FR"/>
        </w:rPr>
        <w:t>), deux molécules de classe différente (</w:t>
      </w:r>
      <w:ins w:id="535" w:author="GUIGNARD Davy" w:date="2026-06-08T15:57:00Z" w16du:dateUtc="2026-06-08T13:57:00Z">
        <w:r w:rsidR="00C67567">
          <w:rPr>
            <w:rFonts w:ascii="Times New Roman" w:hAnsi="Times New Roman"/>
            <w:sz w:val="24"/>
            <w:lang w:val="fr-FR"/>
          </w:rPr>
          <w:t xml:space="preserve">molécule de bas poids moléculaire utilisée en </w:t>
        </w:r>
      </w:ins>
      <w:r>
        <w:rPr>
          <w:rFonts w:ascii="Times New Roman" w:hAnsi="Times New Roman"/>
          <w:sz w:val="24"/>
          <w:lang w:val="fr-FR"/>
        </w:rPr>
        <w:t>chimiothérapie classique vs ADC</w:t>
      </w:r>
      <w:ins w:id="536" w:author="GUIGNARD Davy" w:date="2026-06-08T15:57:00Z" w16du:dateUtc="2026-06-08T13:57:00Z">
        <w:r w:rsidR="0096666F">
          <w:rPr>
            <w:rFonts w:ascii="Times New Roman" w:hAnsi="Times New Roman"/>
            <w:sz w:val="24"/>
            <w:lang w:val="fr-FR"/>
          </w:rPr>
          <w:t xml:space="preserve"> de haut poids moléculaire</w:t>
        </w:r>
      </w:ins>
      <w:r>
        <w:rPr>
          <w:rFonts w:ascii="Times New Roman" w:hAnsi="Times New Roman"/>
          <w:sz w:val="24"/>
          <w:lang w:val="fr-FR"/>
        </w:rPr>
        <w:t xml:space="preserve">), et </w:t>
      </w:r>
      <w:del w:id="537" w:author="GUIGNARD Davy" w:date="2026-06-08T15:55:00Z" w16du:dateUtc="2026-06-08T13:55:00Z">
        <w:r w:rsidDel="003E072C">
          <w:rPr>
            <w:rFonts w:ascii="Times New Roman" w:hAnsi="Times New Roman"/>
            <w:sz w:val="24"/>
            <w:lang w:val="fr-FR"/>
          </w:rPr>
          <w:delText xml:space="preserve">deux </w:delText>
        </w:r>
      </w:del>
      <w:ins w:id="538" w:author="GUIGNARD Davy" w:date="2026-06-08T15:55:00Z" w16du:dateUtc="2026-06-08T13:55:00Z">
        <w:r w:rsidR="003E072C">
          <w:rPr>
            <w:rFonts w:ascii="Times New Roman" w:hAnsi="Times New Roman"/>
            <w:sz w:val="24"/>
            <w:lang w:val="fr-FR"/>
          </w:rPr>
          <w:t xml:space="preserve">trois </w:t>
        </w:r>
      </w:ins>
      <w:r>
        <w:rPr>
          <w:rFonts w:ascii="Times New Roman" w:hAnsi="Times New Roman"/>
          <w:sz w:val="24"/>
          <w:lang w:val="fr-FR"/>
        </w:rPr>
        <w:t>espèces (rat, primate non-humain</w:t>
      </w:r>
      <w:ins w:id="539" w:author="GUIGNARD Davy" w:date="2026-06-08T15:55:00Z" w16du:dateUtc="2026-06-08T13:55:00Z">
        <w:r w:rsidR="003E072C">
          <w:rPr>
            <w:rFonts w:ascii="Times New Roman" w:hAnsi="Times New Roman"/>
            <w:sz w:val="24"/>
            <w:lang w:val="fr-FR"/>
          </w:rPr>
          <w:t>, humain</w:t>
        </w:r>
      </w:ins>
      <w:r>
        <w:rPr>
          <w:rFonts w:ascii="Times New Roman" w:hAnsi="Times New Roman"/>
          <w:sz w:val="24"/>
          <w:lang w:val="fr-FR"/>
        </w:rPr>
        <w:t>), avec validation en population humaine pour le T-</w:t>
      </w:r>
      <w:proofErr w:type="spellStart"/>
      <w:r>
        <w:rPr>
          <w:rFonts w:ascii="Times New Roman" w:hAnsi="Times New Roman"/>
          <w:sz w:val="24"/>
          <w:lang w:val="fr-FR"/>
        </w:rPr>
        <w:t>DXd</w:t>
      </w:r>
      <w:proofErr w:type="spellEnd"/>
      <w:r>
        <w:rPr>
          <w:rFonts w:ascii="Times New Roman" w:hAnsi="Times New Roman"/>
          <w:sz w:val="24"/>
          <w:lang w:val="fr-FR"/>
        </w:rPr>
        <w:t>.</w:t>
      </w:r>
    </w:p>
    <w:p w14:paraId="531A018D" w14:textId="77777777" w:rsidR="006573EB" w:rsidRPr="00463A58" w:rsidRDefault="00C2228B">
      <w:pPr>
        <w:spacing w:after="120"/>
        <w:ind w:firstLine="567"/>
        <w:jc w:val="both"/>
        <w:rPr>
          <w:lang w:val="fr-FR"/>
        </w:rPr>
      </w:pPr>
      <w:r>
        <w:rPr>
          <w:rFonts w:ascii="Times New Roman" w:hAnsi="Times New Roman"/>
          <w:sz w:val="24"/>
          <w:lang w:val="fr-FR"/>
        </w:rPr>
        <w:t>L'accord quantitatif entre les prédictions de grades CTCAE pour le T-</w:t>
      </w:r>
      <w:proofErr w:type="spellStart"/>
      <w:r>
        <w:rPr>
          <w:rFonts w:ascii="Times New Roman" w:hAnsi="Times New Roman"/>
          <w:sz w:val="24"/>
          <w:lang w:val="fr-FR"/>
        </w:rPr>
        <w:t>DXd</w:t>
      </w:r>
      <w:proofErr w:type="spellEnd"/>
      <w:r>
        <w:rPr>
          <w:rFonts w:ascii="Times New Roman" w:hAnsi="Times New Roman"/>
          <w:sz w:val="24"/>
          <w:lang w:val="fr-FR"/>
        </w:rPr>
        <w:t xml:space="preserve"> et les données de l'essai DESTINY-Breast01 (FDA BLA 761139) est particulièrement significatif, compte tenu de la complexité du système modélisé (6 lignées cellulaires, feedbacks non-linéaires, variabilité inter-individuelle). Il valide la transposabilité du cadre de </w:t>
      </w:r>
      <w:proofErr w:type="spellStart"/>
      <w:r>
        <w:rPr>
          <w:rFonts w:ascii="Times New Roman" w:hAnsi="Times New Roman"/>
          <w:sz w:val="24"/>
          <w:lang w:val="fr-FR"/>
        </w:rPr>
        <w:t>Fornari</w:t>
      </w:r>
      <w:proofErr w:type="spellEnd"/>
      <w:r>
        <w:rPr>
          <w:rFonts w:ascii="Times New Roman" w:hAnsi="Times New Roman"/>
          <w:sz w:val="24"/>
          <w:lang w:val="fr-FR"/>
        </w:rPr>
        <w:t xml:space="preserve"> au contexte clinique des </w:t>
      </w:r>
      <w:proofErr w:type="spellStart"/>
      <w:r>
        <w:rPr>
          <w:rFonts w:ascii="Times New Roman" w:hAnsi="Times New Roman"/>
          <w:sz w:val="24"/>
          <w:lang w:val="fr-FR"/>
        </w:rPr>
        <w:t>ADCs</w:t>
      </w:r>
      <w:proofErr w:type="spellEnd"/>
      <w:r>
        <w:rPr>
          <w:rFonts w:ascii="Times New Roman" w:hAnsi="Times New Roman"/>
          <w:sz w:val="24"/>
          <w:lang w:val="fr-FR"/>
        </w:rPr>
        <w:t xml:space="preserve"> et à de nouvelles molécules.</w:t>
      </w:r>
    </w:p>
    <w:p w14:paraId="27BA71FD" w14:textId="02683366" w:rsidR="006573EB" w:rsidRPr="00463A58" w:rsidRDefault="00C2228B" w:rsidP="00A41DCE">
      <w:pPr>
        <w:pStyle w:val="Titre2"/>
        <w:rPr>
          <w:lang w:val="fr-FR"/>
        </w:rPr>
      </w:pPr>
      <w:bookmarkStart w:id="540" w:name="_Toc231291056"/>
      <w:r>
        <w:rPr>
          <w:lang w:val="fr-FR"/>
        </w:rPr>
        <w:t>4.2 Apport de la modélisation mécanist</w:t>
      </w:r>
      <w:ins w:id="541" w:author="DEL FRARI Laurence" w:date="2026-06-08T15:51:00Z" w16du:dateUtc="2026-06-08T13:51:00Z">
        <w:r w:rsidR="00F15386">
          <w:rPr>
            <w:lang w:val="fr-FR"/>
          </w:rPr>
          <w:t>ique</w:t>
        </w:r>
      </w:ins>
      <w:del w:id="542" w:author="DEL FRARI Laurence" w:date="2026-06-08T15:51:00Z" w16du:dateUtc="2026-06-08T13:51:00Z">
        <w:r w:rsidDel="00F15386">
          <w:rPr>
            <w:lang w:val="fr-FR"/>
          </w:rPr>
          <w:delText>e</w:delText>
        </w:r>
      </w:del>
      <w:r>
        <w:rPr>
          <w:lang w:val="fr-FR"/>
        </w:rPr>
        <w:t xml:space="preserve"> vs approches empiriques</w:t>
      </w:r>
      <w:bookmarkEnd w:id="540"/>
    </w:p>
    <w:p w14:paraId="4AB77800" w14:textId="77777777" w:rsidR="00EE1E5B" w:rsidRDefault="00C2228B">
      <w:pPr>
        <w:spacing w:after="120"/>
        <w:ind w:firstLine="567"/>
        <w:jc w:val="both"/>
        <w:rPr>
          <w:ins w:id="543" w:author="GUIGNARD Davy" w:date="2026-06-08T17:32:00Z" w16du:dateUtc="2026-06-08T15:32:00Z"/>
          <w:sz w:val="24"/>
          <w:szCs w:val="24"/>
          <w:lang w:val="fr-FR"/>
        </w:rPr>
      </w:pPr>
      <w:r>
        <w:rPr>
          <w:sz w:val="24"/>
          <w:szCs w:val="24"/>
          <w:lang w:val="fr-FR"/>
        </w:rPr>
        <w:t xml:space="preserve">L'approche semi-mécanistique adoptée présente des avantages déterminants par rapport aux modèles empiriques (régression, modèle Emax direct) ou aux méthodes de machine </w:t>
      </w:r>
      <w:proofErr w:type="spellStart"/>
      <w:r>
        <w:rPr>
          <w:sz w:val="24"/>
          <w:szCs w:val="24"/>
          <w:lang w:val="fr-FR"/>
        </w:rPr>
        <w:t>learning</w:t>
      </w:r>
      <w:proofErr w:type="spellEnd"/>
      <w:r>
        <w:rPr>
          <w:sz w:val="24"/>
          <w:szCs w:val="24"/>
          <w:lang w:val="fr-FR"/>
        </w:rPr>
        <w:t xml:space="preserve"> :</w:t>
      </w:r>
    </w:p>
    <w:p w14:paraId="36B3C2BD" w14:textId="44F3740A" w:rsidR="006573EB" w:rsidRPr="006D414D" w:rsidRDefault="00C2228B">
      <w:pPr>
        <w:spacing w:after="120"/>
        <w:ind w:firstLine="567"/>
        <w:jc w:val="both"/>
        <w:rPr>
          <w:sz w:val="24"/>
          <w:szCs w:val="24"/>
          <w:lang w:val="fr-FR"/>
        </w:rPr>
      </w:pPr>
      <w:del w:id="544" w:author="GUIGNARD Davy" w:date="2026-06-08T17:32:00Z" w16du:dateUtc="2026-06-08T15:32:00Z">
        <w:r w:rsidDel="00EE1E5B">
          <w:rPr>
            <w:sz w:val="24"/>
            <w:szCs w:val="24"/>
            <w:lang w:val="fr-FR"/>
          </w:rPr>
          <w:delText xml:space="preserve"> </w:delText>
        </w:r>
      </w:del>
      <w:r>
        <w:rPr>
          <w:sz w:val="24"/>
          <w:szCs w:val="24"/>
          <w:lang w:val="fr-FR"/>
        </w:rPr>
        <w:t xml:space="preserve">Le délai de transit hématologique entre pic d'exposition et nadir hématologique, </w:t>
      </w:r>
      <w:commentRangeStart w:id="545"/>
      <w:r>
        <w:rPr>
          <w:sz w:val="24"/>
          <w:szCs w:val="24"/>
          <w:lang w:val="fr-FR"/>
        </w:rPr>
        <w:t xml:space="preserve">caractéristique des </w:t>
      </w:r>
      <w:proofErr w:type="spellStart"/>
      <w:r>
        <w:rPr>
          <w:sz w:val="24"/>
          <w:szCs w:val="24"/>
          <w:lang w:val="fr-FR"/>
        </w:rPr>
        <w:t>ADCs</w:t>
      </w:r>
      <w:commentRangeEnd w:id="545"/>
      <w:proofErr w:type="spellEnd"/>
      <w:r w:rsidR="00A639F3">
        <w:rPr>
          <w:rStyle w:val="CommentReference"/>
          <w:sz w:val="24"/>
          <w:szCs w:val="24"/>
          <w:lang w:val="fr-FR"/>
        </w:rPr>
        <w:commentReference w:id="545"/>
      </w:r>
      <w:r>
        <w:rPr>
          <w:sz w:val="24"/>
          <w:szCs w:val="24"/>
          <w:lang w:val="fr-FR"/>
        </w:rPr>
        <w:t xml:space="preserve">, illustre cette supériorité : seul un modèle intégrant explicitement les temps de transit entre progéniteurs et cellules matures tel que formalisé par </w:t>
      </w:r>
      <w:proofErr w:type="spellStart"/>
      <w:r>
        <w:rPr>
          <w:sz w:val="24"/>
          <w:szCs w:val="24"/>
          <w:lang w:val="fr-FR"/>
        </w:rPr>
        <w:t>Krzyzanski</w:t>
      </w:r>
      <w:proofErr w:type="spellEnd"/>
      <w:r>
        <w:rPr>
          <w:sz w:val="24"/>
          <w:szCs w:val="24"/>
          <w:lang w:val="fr-FR"/>
        </w:rPr>
        <w:t xml:space="preserve"> et al</w:t>
      </w:r>
      <w:r w:rsidRPr="07D40593">
        <w:rPr>
          <w:sz w:val="24"/>
          <w:szCs w:val="24"/>
          <w:lang w:val="fr-FR"/>
        </w:rPr>
        <w:t>.</w:t>
      </w:r>
      <w:r>
        <w:rPr>
          <w:rFonts w:ascii="Times New Roman" w:hAnsi="Times New Roman"/>
          <w:sz w:val="20"/>
          <w:szCs w:val="20"/>
          <w:vertAlign w:val="superscript"/>
          <w:lang w:val="fr-FR"/>
        </w:rPr>
        <w:t>9</w:t>
      </w:r>
      <w:r>
        <w:rPr>
          <w:rFonts w:ascii="Times New Roman" w:hAnsi="Times New Roman"/>
          <w:sz w:val="24"/>
          <w:szCs w:val="24"/>
          <w:lang w:val="fr-FR"/>
        </w:rPr>
        <w:t xml:space="preserve"> peut reproduire ce phénomène, déterminant pour la prédiction clinique et le calendrier de surveillance.</w:t>
      </w:r>
    </w:p>
    <w:p w14:paraId="29429F9C" w14:textId="540C7B6D" w:rsidR="006573EB" w:rsidRPr="006D414D" w:rsidRDefault="00C2228B">
      <w:pPr>
        <w:spacing w:after="60"/>
        <w:ind w:left="283" w:hanging="227"/>
        <w:rPr>
          <w:sz w:val="24"/>
          <w:szCs w:val="24"/>
          <w:lang w:val="fr-FR"/>
        </w:rPr>
      </w:pPr>
      <w:r>
        <w:rPr>
          <w:rFonts w:ascii="Times New Roman" w:hAnsi="Times New Roman"/>
          <w:sz w:val="24"/>
          <w:szCs w:val="24"/>
          <w:lang w:val="fr-FR"/>
        </w:rPr>
        <w:t xml:space="preserve">• Interprétabilité biologique : chaque paramètre a une signification biologique claire (taux de prolifération, demi-vie cellulaire, taux de réparation), facilitant la communication avec les équipes cliniques et de recherche et tous les acteurs du développement </w:t>
      </w:r>
    </w:p>
    <w:p w14:paraId="7BF1DA11" w14:textId="77777777" w:rsidR="006573EB" w:rsidRPr="006D414D" w:rsidRDefault="00C2228B">
      <w:pPr>
        <w:spacing w:after="60"/>
        <w:ind w:left="283" w:hanging="227"/>
        <w:rPr>
          <w:sz w:val="24"/>
          <w:szCs w:val="24"/>
          <w:lang w:val="fr-FR"/>
        </w:rPr>
      </w:pPr>
      <w:commentRangeStart w:id="546"/>
      <w:r>
        <w:rPr>
          <w:rFonts w:ascii="Times New Roman" w:hAnsi="Times New Roman"/>
          <w:sz w:val="24"/>
          <w:szCs w:val="24"/>
          <w:lang w:val="fr-FR"/>
        </w:rPr>
        <w:t>• Extrapolation inter-espèces : la structure compartimentale homologue entre espèces permet une transposition raisonnée des paramètres, ce qu'un modèle statistique purement empirique ne permet pas</w:t>
      </w:r>
      <w:commentRangeEnd w:id="546"/>
      <w:r w:rsidR="00CD6B9C" w:rsidRPr="006D414D">
        <w:rPr>
          <w:rStyle w:val="CommentReference"/>
          <w:sz w:val="24"/>
          <w:szCs w:val="24"/>
          <w:lang w:val="fr-FR"/>
        </w:rPr>
        <w:commentReference w:id="546"/>
      </w:r>
    </w:p>
    <w:p w14:paraId="0847B970"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xml:space="preserve">• </w:t>
      </w:r>
      <w:commentRangeStart w:id="547"/>
      <w:r>
        <w:rPr>
          <w:rFonts w:ascii="Times New Roman" w:hAnsi="Times New Roman"/>
          <w:sz w:val="24"/>
          <w:szCs w:val="24"/>
          <w:lang w:val="fr-FR"/>
        </w:rPr>
        <w:t xml:space="preserve">Prédiction du nadir temporel </w:t>
      </w:r>
      <w:commentRangeEnd w:id="547"/>
      <w:r w:rsidR="00264912">
        <w:rPr>
          <w:rStyle w:val="CommentReference"/>
          <w:rFonts w:ascii="Times New Roman" w:hAnsi="Times New Roman"/>
          <w:sz w:val="24"/>
          <w:szCs w:val="24"/>
          <w:lang w:val="fr-FR"/>
        </w:rPr>
        <w:commentReference w:id="547"/>
      </w:r>
      <w:r>
        <w:rPr>
          <w:rFonts w:ascii="Times New Roman" w:hAnsi="Times New Roman"/>
          <w:sz w:val="24"/>
          <w:szCs w:val="24"/>
          <w:lang w:val="fr-FR"/>
        </w:rPr>
        <w:t>: le délai entre pic d’exposition et nadir hématologique (hystérèse PK/PD) est naturellement capturé par la cascade de transit, ce qui est impossible avec un modèle direct exposition-réponse</w:t>
      </w:r>
    </w:p>
    <w:p w14:paraId="42A1A985" w14:textId="6D58B4D0" w:rsidR="006573EB" w:rsidRDefault="00C2228B">
      <w:pPr>
        <w:spacing w:after="60"/>
        <w:ind w:left="283" w:hanging="227"/>
        <w:rPr>
          <w:rFonts w:ascii="Times New Roman" w:hAnsi="Times New Roman"/>
          <w:sz w:val="24"/>
          <w:szCs w:val="24"/>
          <w:lang w:val="fr-FR"/>
        </w:rPr>
      </w:pPr>
      <w:r>
        <w:rPr>
          <w:rFonts w:ascii="Times New Roman" w:hAnsi="Times New Roman"/>
          <w:sz w:val="24"/>
          <w:szCs w:val="24"/>
          <w:lang w:val="fr-FR"/>
        </w:rPr>
        <w:t>• Simulation de schémas non testés : une fois calibré, le modèle permet d'explorer in silico des schémas posologiques alternatifs (dose, fréquence, durée) sans expérimentation supplémentaire</w:t>
      </w:r>
      <w:ins w:id="548" w:author="GUIGNARD Davy" w:date="2026-06-08T17:34:00Z" w16du:dateUtc="2026-06-08T15:34:00Z">
        <w:r w:rsidR="00040763">
          <w:rPr>
            <w:rFonts w:ascii="Times New Roman" w:hAnsi="Times New Roman"/>
            <w:sz w:val="24"/>
            <w:szCs w:val="24"/>
            <w:lang w:val="fr-FR"/>
          </w:rPr>
          <w:t>.</w:t>
        </w:r>
      </w:ins>
    </w:p>
    <w:p w14:paraId="7C7EC443" w14:textId="77777777" w:rsidR="007C26BD" w:rsidRDefault="007C26BD">
      <w:pPr>
        <w:spacing w:after="60"/>
        <w:ind w:left="283" w:hanging="227"/>
        <w:rPr>
          <w:rFonts w:ascii="Times New Roman" w:hAnsi="Times New Roman"/>
          <w:sz w:val="24"/>
          <w:szCs w:val="24"/>
          <w:lang w:val="fr-FR"/>
        </w:rPr>
      </w:pPr>
    </w:p>
    <w:p w14:paraId="6DAAA754" w14:textId="2E03EF43" w:rsidR="007C26BD" w:rsidRPr="00D4201B" w:rsidRDefault="007C26BD" w:rsidP="007C26BD">
      <w:pPr>
        <w:spacing w:after="120"/>
        <w:ind w:firstLine="567"/>
        <w:jc w:val="both"/>
        <w:rPr>
          <w:lang w:val="fr-FR"/>
        </w:rPr>
      </w:pPr>
      <w:r>
        <w:rPr>
          <w:rFonts w:ascii="Times New Roman" w:hAnsi="Times New Roman"/>
          <w:sz w:val="24"/>
          <w:lang w:val="fr-FR"/>
        </w:rPr>
        <w:t>Une approche par apprentissage automatique (</w:t>
      </w:r>
      <w:proofErr w:type="spellStart"/>
      <w:r>
        <w:rPr>
          <w:rFonts w:ascii="Times New Roman" w:hAnsi="Times New Roman"/>
          <w:sz w:val="24"/>
          <w:lang w:val="fr-FR"/>
        </w:rPr>
        <w:t>random</w:t>
      </w:r>
      <w:proofErr w:type="spellEnd"/>
      <w:r>
        <w:rPr>
          <w:rFonts w:ascii="Times New Roman" w:hAnsi="Times New Roman"/>
          <w:sz w:val="24"/>
          <w:lang w:val="fr-FR"/>
        </w:rPr>
        <w:t xml:space="preserve"> </w:t>
      </w:r>
      <w:proofErr w:type="spellStart"/>
      <w:r>
        <w:rPr>
          <w:rFonts w:ascii="Times New Roman" w:hAnsi="Times New Roman"/>
          <w:sz w:val="24"/>
          <w:lang w:val="fr-FR"/>
        </w:rPr>
        <w:t>forest</w:t>
      </w:r>
      <w:proofErr w:type="spellEnd"/>
      <w:r>
        <w:rPr>
          <w:rFonts w:ascii="Times New Roman" w:hAnsi="Times New Roman"/>
          <w:sz w:val="24"/>
          <w:lang w:val="fr-FR"/>
        </w:rPr>
        <w:t xml:space="preserve">, réseau de neurones, gradient </w:t>
      </w:r>
      <w:proofErr w:type="spellStart"/>
      <w:r>
        <w:rPr>
          <w:rFonts w:ascii="Times New Roman" w:hAnsi="Times New Roman"/>
          <w:sz w:val="24"/>
          <w:lang w:val="fr-FR"/>
        </w:rPr>
        <w:t>boosting</w:t>
      </w:r>
      <w:proofErr w:type="spellEnd"/>
      <w:r>
        <w:rPr>
          <w:rFonts w:ascii="Times New Roman" w:hAnsi="Times New Roman"/>
          <w:sz w:val="24"/>
          <w:lang w:val="fr-FR"/>
        </w:rPr>
        <w:t xml:space="preserve">) aurait en théorie pu être envisagée pour prédire les grades CTCAE à partir des caractéristiques patientes. Cependant, deux contraintes majeures la rendent inadaptée dans </w:t>
      </w:r>
      <w:r>
        <w:rPr>
          <w:rFonts w:ascii="Times New Roman" w:hAnsi="Times New Roman"/>
          <w:sz w:val="24"/>
          <w:lang w:val="fr-FR"/>
        </w:rPr>
        <w:lastRenderedPageBreak/>
        <w:t xml:space="preserve">ce contexte : (1) </w:t>
      </w:r>
      <w:commentRangeStart w:id="549"/>
      <w:r>
        <w:rPr>
          <w:rFonts w:ascii="Times New Roman" w:hAnsi="Times New Roman"/>
          <w:sz w:val="24"/>
          <w:lang w:val="fr-FR"/>
        </w:rPr>
        <w:t xml:space="preserve">le volume de données disponibles est très limité </w:t>
      </w:r>
      <w:ins w:id="550" w:author="GUIGNARD Davy" w:date="2026-06-08T17:35:00Z" w16du:dateUtc="2026-06-08T15:35:00Z">
        <w:r w:rsidR="00101741">
          <w:rPr>
            <w:rFonts w:ascii="Times New Roman" w:hAnsi="Times New Roman"/>
            <w:sz w:val="24"/>
            <w:lang w:val="fr-FR"/>
          </w:rPr>
          <w:t>(</w:t>
        </w:r>
      </w:ins>
      <w:r>
        <w:rPr>
          <w:rFonts w:ascii="Times New Roman" w:hAnsi="Times New Roman"/>
          <w:sz w:val="24"/>
          <w:lang w:val="fr-FR"/>
        </w:rPr>
        <w:t>n=5 rats, n=8 NHP</w:t>
      </w:r>
      <w:ins w:id="551" w:author="GUIGNARD Davy" w:date="2026-06-08T17:35:00Z" w16du:dateUtc="2026-06-08T15:35:00Z">
        <w:r w:rsidR="000A5F67">
          <w:rPr>
            <w:rFonts w:ascii="Times New Roman" w:hAnsi="Times New Roman"/>
            <w:sz w:val="24"/>
            <w:lang w:val="fr-FR"/>
          </w:rPr>
          <w:t>)</w:t>
        </w:r>
      </w:ins>
      <w:r>
        <w:rPr>
          <w:rFonts w:ascii="Times New Roman" w:hAnsi="Times New Roman"/>
          <w:sz w:val="24"/>
          <w:lang w:val="fr-FR"/>
        </w:rPr>
        <w:t xml:space="preserve"> ce qui exclut tout apprentissage supervisé robuste </w:t>
      </w:r>
      <w:commentRangeEnd w:id="549"/>
      <w:r w:rsidR="00115657">
        <w:rPr>
          <w:rStyle w:val="CommentReference"/>
          <w:rFonts w:ascii="Times New Roman" w:hAnsi="Times New Roman"/>
          <w:sz w:val="24"/>
          <w:szCs w:val="22"/>
          <w:lang w:val="fr-FR"/>
        </w:rPr>
        <w:commentReference w:id="549"/>
      </w:r>
      <w:r>
        <w:rPr>
          <w:rFonts w:ascii="Times New Roman" w:hAnsi="Times New Roman"/>
          <w:sz w:val="24"/>
          <w:lang w:val="fr-FR"/>
        </w:rPr>
        <w:t xml:space="preserve">; (2) un modèle boîte noire ne permettrait pas l'extrapolation inter-espèces ni la simulation de doses non testées. La modélisation </w:t>
      </w:r>
      <w:commentRangeStart w:id="552"/>
      <w:r>
        <w:rPr>
          <w:rFonts w:ascii="Times New Roman" w:hAnsi="Times New Roman"/>
          <w:sz w:val="24"/>
          <w:lang w:val="fr-FR"/>
        </w:rPr>
        <w:t>mécaniste</w:t>
      </w:r>
      <w:commentRangeEnd w:id="552"/>
      <w:r w:rsidR="0042286C">
        <w:rPr>
          <w:rStyle w:val="CommentReference"/>
          <w:rFonts w:ascii="Times New Roman" w:hAnsi="Times New Roman"/>
          <w:sz w:val="24"/>
          <w:szCs w:val="22"/>
          <w:lang w:val="fr-FR"/>
        </w:rPr>
        <w:commentReference w:id="552"/>
      </w:r>
      <w:r>
        <w:rPr>
          <w:rFonts w:ascii="Times New Roman" w:hAnsi="Times New Roman"/>
          <w:sz w:val="24"/>
          <w:lang w:val="fr-FR"/>
        </w:rPr>
        <w:t>, fondée sur des équations différentielles biologiquement interprétables, est ici la seule approche permettant à la fois l'inférence causale (dose → concentration → dommage → nadir) et la généralisation à de nouvelles conditions expérimentales.</w:t>
      </w:r>
    </w:p>
    <w:p w14:paraId="46E23E6C" w14:textId="4157680E" w:rsidR="007C26BD" w:rsidRPr="00D4201B" w:rsidRDefault="007C26BD" w:rsidP="007C26BD">
      <w:pPr>
        <w:spacing w:after="120"/>
        <w:ind w:firstLine="567"/>
        <w:jc w:val="both"/>
        <w:rPr>
          <w:lang w:val="fr-FR"/>
        </w:rPr>
      </w:pPr>
      <w:r>
        <w:rPr>
          <w:rFonts w:ascii="Times New Roman" w:hAnsi="Times New Roman"/>
          <w:sz w:val="24"/>
          <w:lang w:val="fr-FR"/>
        </w:rPr>
        <w:t>Cette logique causale est au cœur du modèle : chaque compartiment représente une étape mécanist</w:t>
      </w:r>
      <w:ins w:id="553" w:author="GUIGNARD Davy" w:date="2026-06-08T17:35:00Z" w16du:dateUtc="2026-06-08T15:35:00Z">
        <w:r w:rsidR="00B0018C">
          <w:rPr>
            <w:rFonts w:ascii="Times New Roman" w:hAnsi="Times New Roman"/>
            <w:sz w:val="24"/>
            <w:lang w:val="fr-FR"/>
          </w:rPr>
          <w:t>iqu</w:t>
        </w:r>
      </w:ins>
      <w:r>
        <w:rPr>
          <w:rFonts w:ascii="Times New Roman" w:hAnsi="Times New Roman"/>
          <w:sz w:val="24"/>
          <w:lang w:val="fr-FR"/>
        </w:rPr>
        <w:t xml:space="preserve">e de la chaîne dose-effet, et les paramètres encodent des relations de cause à effet biologiquement fondées plutôt que des corrélations statistiques. </w:t>
      </w:r>
      <w:commentRangeStart w:id="554"/>
      <w:r>
        <w:rPr>
          <w:rFonts w:ascii="Times New Roman" w:hAnsi="Times New Roman"/>
          <w:sz w:val="24"/>
          <w:lang w:val="fr-FR"/>
        </w:rPr>
        <w:t xml:space="preserve">Cela confère au pipeline une robustesse en extrapolation que les méthodes purement associatives ne peuvent pas </w:t>
      </w:r>
      <w:commentRangeStart w:id="555"/>
      <w:r>
        <w:rPr>
          <w:rFonts w:ascii="Times New Roman" w:hAnsi="Times New Roman"/>
          <w:sz w:val="24"/>
          <w:lang w:val="fr-FR"/>
        </w:rPr>
        <w:t>offrir</w:t>
      </w:r>
      <w:commentRangeEnd w:id="555"/>
      <w:r w:rsidR="00433E0B">
        <w:rPr>
          <w:rStyle w:val="CommentReference"/>
          <w:rFonts w:ascii="Times New Roman" w:hAnsi="Times New Roman"/>
          <w:sz w:val="24"/>
          <w:szCs w:val="22"/>
          <w:lang w:val="fr-FR"/>
        </w:rPr>
        <w:commentReference w:id="555"/>
      </w:r>
      <w:commentRangeEnd w:id="554"/>
      <w:r w:rsidR="002C7FBD">
        <w:rPr>
          <w:rStyle w:val="CommentReference"/>
          <w:rFonts w:ascii="Times New Roman" w:hAnsi="Times New Roman"/>
          <w:sz w:val="24"/>
          <w:szCs w:val="22"/>
          <w:lang w:val="fr-FR"/>
        </w:rPr>
        <w:commentReference w:id="554"/>
      </w:r>
      <w:r>
        <w:rPr>
          <w:rFonts w:ascii="Times New Roman" w:hAnsi="Times New Roman"/>
          <w:sz w:val="24"/>
          <w:lang w:val="fr-FR"/>
        </w:rPr>
        <w:t>.</w:t>
      </w:r>
    </w:p>
    <w:p w14:paraId="6AE481EF" w14:textId="77777777" w:rsidR="007C26BD" w:rsidRDefault="007C26BD">
      <w:pPr>
        <w:spacing w:after="60"/>
        <w:ind w:left="283" w:hanging="227"/>
        <w:rPr>
          <w:rFonts w:ascii="Times New Roman" w:hAnsi="Times New Roman"/>
          <w:sz w:val="24"/>
          <w:szCs w:val="24"/>
          <w:lang w:val="fr-FR"/>
        </w:rPr>
      </w:pPr>
    </w:p>
    <w:p w14:paraId="576BA137" w14:textId="77777777" w:rsidR="007C26BD" w:rsidRPr="006D414D" w:rsidRDefault="007C26BD">
      <w:pPr>
        <w:spacing w:after="60"/>
        <w:ind w:left="283" w:hanging="227"/>
        <w:rPr>
          <w:sz w:val="24"/>
          <w:szCs w:val="24"/>
          <w:lang w:val="fr-FR"/>
        </w:rPr>
      </w:pPr>
    </w:p>
    <w:p w14:paraId="3345972B" w14:textId="66C697A3" w:rsidR="006D414D" w:rsidRDefault="00C2228B" w:rsidP="006D414D">
      <w:pPr>
        <w:spacing w:after="120"/>
        <w:ind w:firstLine="567"/>
        <w:jc w:val="both"/>
        <w:rPr>
          <w:rFonts w:ascii="Times New Roman" w:hAnsi="Times New Roman"/>
          <w:sz w:val="24"/>
          <w:szCs w:val="24"/>
          <w:lang w:val="fr-FR"/>
        </w:rPr>
      </w:pPr>
      <w:r>
        <w:rPr>
          <w:rFonts w:ascii="Times New Roman" w:hAnsi="Times New Roman"/>
          <w:sz w:val="24"/>
          <w:szCs w:val="24"/>
          <w:lang w:val="fr-FR"/>
        </w:rPr>
        <w:t>En revanche, le modèle mécanistique requiert davantage de données pour la calibration et une expertise biologique pour l'interprétation des paramètres. C'est dans cette complémentarité entre rigueur mathématique et connaissance biologique que réside la valeur ajoutée de la pharmacologie quantitative.</w:t>
      </w:r>
    </w:p>
    <w:p w14:paraId="57B14EC5" w14:textId="77777777" w:rsidR="006D414D" w:rsidRPr="006D414D" w:rsidRDefault="006D414D" w:rsidP="006D414D">
      <w:pPr>
        <w:spacing w:after="120"/>
        <w:ind w:firstLine="567"/>
        <w:jc w:val="both"/>
        <w:rPr>
          <w:rFonts w:ascii="Times New Roman" w:hAnsi="Times New Roman"/>
          <w:sz w:val="24"/>
          <w:szCs w:val="24"/>
          <w:lang w:val="fr-FR"/>
        </w:rPr>
      </w:pPr>
    </w:p>
    <w:p w14:paraId="16DC7801" w14:textId="77777777" w:rsidR="006573EB" w:rsidRPr="00463A58" w:rsidRDefault="00C2228B" w:rsidP="00A41DCE">
      <w:pPr>
        <w:pStyle w:val="Titre2"/>
        <w:rPr>
          <w:lang w:val="fr-FR"/>
        </w:rPr>
      </w:pPr>
      <w:bookmarkStart w:id="556" w:name="_Toc231291057"/>
      <w:r>
        <w:rPr>
          <w:lang w:val="fr-FR"/>
        </w:rPr>
        <w:t>4.3 Limites méthodologiques</w:t>
      </w:r>
      <w:bookmarkEnd w:id="556"/>
    </w:p>
    <w:p w14:paraId="22F48CBE" w14:textId="77777777" w:rsidR="006573EB" w:rsidRPr="006D414D" w:rsidRDefault="00C2228B">
      <w:pPr>
        <w:spacing w:after="120"/>
        <w:ind w:firstLine="567"/>
        <w:jc w:val="both"/>
        <w:rPr>
          <w:sz w:val="24"/>
          <w:szCs w:val="24"/>
          <w:lang w:val="fr-FR"/>
        </w:rPr>
      </w:pPr>
      <w:r>
        <w:rPr>
          <w:rFonts w:ascii="Times New Roman" w:hAnsi="Times New Roman"/>
          <w:sz w:val="24"/>
          <w:szCs w:val="24"/>
          <w:lang w:val="fr-FR"/>
        </w:rPr>
        <w:t>Plusieurs limites doivent être considérées dans l'interprétation de ces résultats :</w:t>
      </w:r>
    </w:p>
    <w:p w14:paraId="1AC8085A"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xml:space="preserve">• </w:t>
      </w:r>
      <w:commentRangeStart w:id="557"/>
      <w:proofErr w:type="spellStart"/>
      <w:r>
        <w:rPr>
          <w:rFonts w:ascii="Times New Roman" w:hAnsi="Times New Roman"/>
          <w:sz w:val="24"/>
          <w:szCs w:val="24"/>
          <w:lang w:val="fr-FR"/>
        </w:rPr>
        <w:t>Identifiabilité</w:t>
      </w:r>
      <w:commentRangeEnd w:id="557"/>
      <w:proofErr w:type="spellEnd"/>
      <w:r w:rsidR="00CA5DAA">
        <w:rPr>
          <w:rStyle w:val="CommentReference"/>
          <w:rFonts w:ascii="Times New Roman" w:hAnsi="Times New Roman"/>
          <w:sz w:val="24"/>
          <w:szCs w:val="24"/>
          <w:lang w:val="fr-FR"/>
        </w:rPr>
        <w:commentReference w:id="557"/>
      </w:r>
      <w:r>
        <w:rPr>
          <w:rFonts w:ascii="Times New Roman" w:hAnsi="Times New Roman"/>
          <w:sz w:val="24"/>
          <w:szCs w:val="24"/>
          <w:lang w:val="fr-FR"/>
        </w:rPr>
        <w:t xml:space="preserve"> des paramètres : avec n=8 animaux NHP et 4 niveaux de dose, l'estimation simultanée de tous les paramètres </w:t>
      </w:r>
      <w:proofErr w:type="spellStart"/>
      <w:r>
        <w:rPr>
          <w:rFonts w:ascii="Times New Roman" w:hAnsi="Times New Roman"/>
          <w:sz w:val="24"/>
          <w:szCs w:val="24"/>
          <w:lang w:val="fr-FR"/>
        </w:rPr>
        <w:t>Slope</w:t>
      </w:r>
      <w:proofErr w:type="spellEnd"/>
      <w:r>
        <w:rPr>
          <w:rFonts w:ascii="Times New Roman" w:hAnsi="Times New Roman"/>
          <w:sz w:val="24"/>
          <w:szCs w:val="24"/>
          <w:lang w:val="fr-FR"/>
        </w:rPr>
        <w:t xml:space="preserve"> est potentiellement sous-contrainte. Des analyses de sensibilité et de corrélation entre paramètres seraient nécessaires pour quantifier l'incertitude d'estimation.</w:t>
      </w:r>
    </w:p>
    <w:p w14:paraId="06F5286F" w14:textId="1B71BD08" w:rsidR="006573EB" w:rsidRPr="006D414D" w:rsidRDefault="00C2228B">
      <w:pPr>
        <w:spacing w:after="60"/>
        <w:ind w:left="283" w:hanging="227"/>
        <w:rPr>
          <w:sz w:val="24"/>
          <w:szCs w:val="24"/>
          <w:lang w:val="fr-FR"/>
        </w:rPr>
      </w:pPr>
      <w:r>
        <w:rPr>
          <w:rFonts w:ascii="Times New Roman" w:hAnsi="Times New Roman"/>
          <w:sz w:val="24"/>
          <w:szCs w:val="24"/>
          <w:lang w:val="fr-FR"/>
        </w:rPr>
        <w:t xml:space="preserve">• Hypothèse de linéarité du dommage : </w:t>
      </w:r>
      <m:oMath>
        <m:f>
          <m:fPr>
            <m:ctrlPr>
              <w:rPr>
                <w:rFonts w:ascii="Cambria Math" w:hAnsi="Cambria Math"/>
                <w:i/>
                <w:lang w:val="fr-FR"/>
              </w:rPr>
            </m:ctrlPr>
          </m:fPr>
          <m:num>
            <m:r>
              <w:rPr>
                <w:rFonts w:ascii="Cambria Math" w:hAnsi="Cambria Math"/>
                <w:lang w:val="fr-FR"/>
              </w:rPr>
              <m:t>dDamage</m:t>
            </m:r>
          </m:num>
          <m:den>
            <m:r>
              <w:rPr>
                <w:rFonts w:ascii="Cambria Math" w:hAnsi="Cambria Math"/>
                <w:lang w:val="fr-FR"/>
              </w:rPr>
              <m:t>dt</m:t>
            </m:r>
          </m:den>
        </m:f>
        <m:r>
          <w:rPr>
            <w:rFonts w:ascii="Cambria Math" w:hAnsi="Cambria Math"/>
            <w:lang w:val="fr-FR"/>
          </w:rPr>
          <m:t xml:space="preserve"> = </m:t>
        </m:r>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dam</m:t>
            </m:r>
          </m:sub>
        </m:sSub>
        <m:r>
          <w:rPr>
            <w:rFonts w:ascii="Cambria Math" w:hAnsi="Cambria Math"/>
            <w:lang w:val="fr-FR"/>
          </w:rPr>
          <m:t xml:space="preserve"> × C - </m:t>
        </m:r>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rep</m:t>
            </m:r>
          </m:sub>
        </m:sSub>
        <m:r>
          <w:rPr>
            <w:rFonts w:ascii="Cambria Math" w:hAnsi="Cambria Math"/>
            <w:lang w:val="fr-FR"/>
          </w:rPr>
          <m:t xml:space="preserve"> ×Damage</m:t>
        </m:r>
      </m:oMath>
      <w:r>
        <w:rPr>
          <w:rFonts w:ascii="Times New Roman" w:hAnsi="Times New Roman"/>
          <w:sz w:val="24"/>
          <w:szCs w:val="24"/>
          <w:lang w:val="fr-FR"/>
        </w:rPr>
        <w:t xml:space="preserve"> suppose une accumulation linéaire du dommage. Aux fortes concentrations, une relation non-linéaire (Emax) pourrait être plus appropriée pour éviter la surestimation de la toxicité.</w:t>
      </w:r>
    </w:p>
    <w:p w14:paraId="061CE599" w14:textId="51C2263E" w:rsidR="006573EB" w:rsidRPr="006D414D" w:rsidRDefault="00C2228B">
      <w:pPr>
        <w:spacing w:after="60"/>
        <w:ind w:left="283" w:hanging="227"/>
        <w:rPr>
          <w:sz w:val="24"/>
          <w:szCs w:val="24"/>
          <w:lang w:val="fr-FR"/>
        </w:rPr>
      </w:pPr>
      <w:r>
        <w:rPr>
          <w:rFonts w:ascii="Times New Roman" w:hAnsi="Times New Roman"/>
          <w:sz w:val="24"/>
          <w:szCs w:val="24"/>
          <w:lang w:val="fr-FR"/>
        </w:rPr>
        <w:t>• Variabilité inter-individuelle NHP : le nombre d'animaux par groupe (n=2) est limité pour caractériser la variabilité inter-individuelle. Cette limitation est visible sur les profils PD individuels (Figure 4) : deux animaux d'un même groupe de dose présentent parfois des dynamiques très différentes (ex. animaux 3101 et 3002 à 39 mg/kg), rendant indiscernable la part de variabilité biologique du bruit de mesure. La calibration PD NHP doit donc être considérée comme préliminaire, en attente de données complémentaires</w:t>
      </w:r>
    </w:p>
    <w:p w14:paraId="1DA0C5B2"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xml:space="preserve">• </w:t>
      </w:r>
      <w:commentRangeStart w:id="558"/>
      <w:r>
        <w:rPr>
          <w:rFonts w:ascii="Times New Roman" w:hAnsi="Times New Roman"/>
          <w:sz w:val="24"/>
          <w:szCs w:val="24"/>
          <w:lang w:val="fr-FR"/>
        </w:rPr>
        <w:t xml:space="preserve">Transposition PD inter-espèces </w:t>
      </w:r>
      <w:commentRangeEnd w:id="558"/>
      <w:r w:rsidR="00097EFB">
        <w:rPr>
          <w:rStyle w:val="CommentReference"/>
          <w:rFonts w:ascii="Times New Roman" w:hAnsi="Times New Roman"/>
          <w:sz w:val="24"/>
          <w:szCs w:val="24"/>
          <w:lang w:val="fr-FR"/>
        </w:rPr>
        <w:commentReference w:id="558"/>
      </w:r>
      <w:r>
        <w:rPr>
          <w:rFonts w:ascii="Times New Roman" w:hAnsi="Times New Roman"/>
          <w:sz w:val="24"/>
          <w:szCs w:val="24"/>
          <w:lang w:val="fr-FR"/>
        </w:rPr>
        <w:t xml:space="preserve">: </w:t>
      </w:r>
      <w:commentRangeStart w:id="559"/>
      <w:commentRangeStart w:id="560"/>
      <w:commentRangeStart w:id="561"/>
      <w:r>
        <w:rPr>
          <w:rFonts w:ascii="Times New Roman" w:hAnsi="Times New Roman"/>
          <w:sz w:val="24"/>
          <w:szCs w:val="24"/>
          <w:lang w:val="fr-FR"/>
        </w:rPr>
        <w:t xml:space="preserve">la conservation des paramètres </w:t>
      </w:r>
      <w:proofErr w:type="spellStart"/>
      <w:r>
        <w:rPr>
          <w:rFonts w:ascii="Times New Roman" w:hAnsi="Times New Roman"/>
          <w:sz w:val="24"/>
          <w:szCs w:val="24"/>
          <w:lang w:val="fr-FR"/>
        </w:rPr>
        <w:t>Slope</w:t>
      </w:r>
      <w:proofErr w:type="spellEnd"/>
      <w:r>
        <w:rPr>
          <w:rFonts w:ascii="Times New Roman" w:hAnsi="Times New Roman"/>
          <w:sz w:val="24"/>
          <w:szCs w:val="24"/>
          <w:lang w:val="fr-FR"/>
        </w:rPr>
        <w:t xml:space="preserve"> entre NHP et humain est supposée par analogie avec le T-</w:t>
      </w:r>
      <w:proofErr w:type="spellStart"/>
      <w:r>
        <w:rPr>
          <w:rFonts w:ascii="Times New Roman" w:hAnsi="Times New Roman"/>
          <w:sz w:val="24"/>
          <w:szCs w:val="24"/>
          <w:lang w:val="fr-FR"/>
        </w:rPr>
        <w:t>DXd</w:t>
      </w:r>
      <w:proofErr w:type="spellEnd"/>
      <w:r>
        <w:rPr>
          <w:rFonts w:ascii="Times New Roman" w:hAnsi="Times New Roman"/>
          <w:sz w:val="24"/>
          <w:szCs w:val="24"/>
          <w:lang w:val="fr-FR"/>
        </w:rPr>
        <w:t xml:space="preserve"> mais n'est pas démontrée expérimentalement. Des données de CFU sur cellules humaines permettraient de valider ou corriger cette hypothèse.</w:t>
      </w:r>
      <w:commentRangeEnd w:id="559"/>
      <w:r w:rsidRPr="006D414D">
        <w:rPr>
          <w:rStyle w:val="CommentReference"/>
          <w:sz w:val="24"/>
          <w:szCs w:val="24"/>
          <w:lang w:val="fr-FR"/>
        </w:rPr>
        <w:commentReference w:id="559"/>
      </w:r>
      <w:commentRangeEnd w:id="560"/>
      <w:r>
        <w:rPr>
          <w:rStyle w:val="CommentReference"/>
        </w:rPr>
        <w:commentReference w:id="560"/>
      </w:r>
      <w:commentRangeEnd w:id="561"/>
      <w:r>
        <w:rPr>
          <w:rStyle w:val="CommentReference"/>
        </w:rPr>
        <w:commentReference w:id="561"/>
      </w:r>
    </w:p>
    <w:p w14:paraId="3BCD1076" w14:textId="77777777" w:rsidR="006573EB" w:rsidRDefault="00C2228B">
      <w:pPr>
        <w:spacing w:after="60"/>
        <w:ind w:left="283" w:hanging="227"/>
        <w:rPr>
          <w:rFonts w:ascii="Times New Roman" w:hAnsi="Times New Roman"/>
          <w:sz w:val="24"/>
          <w:szCs w:val="24"/>
          <w:lang w:val="fr-FR"/>
        </w:rPr>
      </w:pPr>
      <w:commentRangeStart w:id="562"/>
      <w:r>
        <w:rPr>
          <w:rFonts w:ascii="Times New Roman" w:hAnsi="Times New Roman"/>
          <w:sz w:val="24"/>
          <w:szCs w:val="24"/>
          <w:lang w:val="fr-FR"/>
        </w:rPr>
        <w:t xml:space="preserve">• Absence de données d'efficacité : le modèle actuel est centré sur la prédiction de la toxicité hématologique. L'intégration d'un modèle d'efficacité tumorale permettrait une analyse </w:t>
      </w:r>
      <w:proofErr w:type="gramStart"/>
      <w:r>
        <w:rPr>
          <w:rFonts w:ascii="Times New Roman" w:hAnsi="Times New Roman"/>
          <w:sz w:val="24"/>
          <w:szCs w:val="24"/>
          <w:lang w:val="fr-FR"/>
        </w:rPr>
        <w:lastRenderedPageBreak/>
        <w:t>bénéfice</w:t>
      </w:r>
      <w:proofErr w:type="gramEnd"/>
      <w:r>
        <w:rPr>
          <w:rFonts w:ascii="Times New Roman" w:hAnsi="Times New Roman"/>
          <w:sz w:val="24"/>
          <w:szCs w:val="24"/>
          <w:lang w:val="fr-FR"/>
        </w:rPr>
        <w:t>-risque complète. Les pistes méthodologiques pour adresser ces limites sont détaillées en §4.5.</w:t>
      </w:r>
      <w:commentRangeEnd w:id="562"/>
      <w:r w:rsidR="004F1196">
        <w:rPr>
          <w:rStyle w:val="CommentReference"/>
          <w:rFonts w:ascii="Times New Roman" w:hAnsi="Times New Roman"/>
          <w:sz w:val="24"/>
          <w:szCs w:val="24"/>
          <w:lang w:val="fr-FR"/>
        </w:rPr>
        <w:commentReference w:id="562"/>
      </w:r>
    </w:p>
    <w:p w14:paraId="77E60CFC" w14:textId="77777777" w:rsidR="002A5790" w:rsidRDefault="002A5790">
      <w:pPr>
        <w:spacing w:after="60"/>
        <w:ind w:left="283" w:hanging="227"/>
        <w:rPr>
          <w:rFonts w:ascii="Times New Roman" w:hAnsi="Times New Roman"/>
          <w:sz w:val="24"/>
          <w:szCs w:val="24"/>
          <w:lang w:val="fr-FR"/>
        </w:rPr>
      </w:pPr>
    </w:p>
    <w:p w14:paraId="6906D044" w14:textId="2D2BBDC1" w:rsidR="002A5790" w:rsidRDefault="002A5790" w:rsidP="002A5790">
      <w:pPr>
        <w:pStyle w:val="Titre2"/>
        <w:rPr>
          <w:lang w:val="fr-FR"/>
        </w:rPr>
      </w:pPr>
      <w:bookmarkStart w:id="563" w:name="_Toc231291058"/>
      <w:r>
        <w:rPr>
          <w:lang w:val="fr-FR"/>
        </w:rPr>
        <w:t>4.4 Traduction clinique : perspectives</w:t>
      </w:r>
      <w:bookmarkEnd w:id="563"/>
    </w:p>
    <w:p w14:paraId="2BAEBC90" w14:textId="77777777" w:rsidR="002A5790" w:rsidRPr="00463A58" w:rsidRDefault="002A5790" w:rsidP="002A5790">
      <w:pPr>
        <w:spacing w:after="120"/>
        <w:ind w:firstLine="567"/>
        <w:jc w:val="both"/>
        <w:rPr>
          <w:lang w:val="fr-FR"/>
        </w:rPr>
      </w:pPr>
      <w:r>
        <w:rPr>
          <w:rFonts w:ascii="Times New Roman" w:hAnsi="Times New Roman"/>
          <w:sz w:val="24"/>
          <w:lang w:val="fr-FR"/>
        </w:rPr>
        <w:t>Sur la base des paramètres PK/PD estimés chez le NHP, une transposition clinique préliminaire a été explorée. La stratégie de transposition s'appuie sur deux approches complémentaires, validées par l'exemple du T-</w:t>
      </w:r>
      <w:proofErr w:type="spellStart"/>
      <w:r>
        <w:rPr>
          <w:rFonts w:ascii="Times New Roman" w:hAnsi="Times New Roman"/>
          <w:sz w:val="24"/>
          <w:lang w:val="fr-FR"/>
        </w:rPr>
        <w:t>DXd</w:t>
      </w:r>
      <w:proofErr w:type="spellEnd"/>
      <w:r>
        <w:rPr>
          <w:rFonts w:ascii="Times New Roman" w:hAnsi="Times New Roman"/>
          <w:sz w:val="24"/>
          <w:lang w:val="fr-FR"/>
        </w:rPr>
        <w:t>.</w:t>
      </w:r>
    </w:p>
    <w:p w14:paraId="6984B667" w14:textId="6E65CB48" w:rsidR="002A5790" w:rsidRPr="00463A58" w:rsidRDefault="002A5790" w:rsidP="002A5790">
      <w:pPr>
        <w:pStyle w:val="Titre3"/>
        <w:rPr>
          <w:lang w:val="fr-FR"/>
        </w:rPr>
      </w:pPr>
      <w:bookmarkStart w:id="564" w:name="_Toc231291059"/>
      <w:r>
        <w:rPr>
          <w:lang w:val="fr-FR"/>
        </w:rPr>
        <w:t>4.4.1 Transposition PK NHP → humain</w:t>
      </w:r>
      <w:bookmarkEnd w:id="564"/>
    </w:p>
    <w:p w14:paraId="2356824F" w14:textId="77777777" w:rsidR="002A5790" w:rsidRPr="006D414D" w:rsidRDefault="002A5790" w:rsidP="002A5790">
      <w:pPr>
        <w:spacing w:after="120"/>
        <w:ind w:firstLine="567"/>
        <w:jc w:val="both"/>
        <w:rPr>
          <w:rFonts w:ascii="Times New Roman" w:hAnsi="Times New Roman"/>
          <w:sz w:val="24"/>
          <w:szCs w:val="24"/>
          <w:lang w:val="fr-FR"/>
        </w:rPr>
      </w:pPr>
      <w:r>
        <w:rPr>
          <w:rFonts w:ascii="Times New Roman" w:hAnsi="Times New Roman"/>
          <w:sz w:val="24"/>
          <w:szCs w:val="24"/>
          <w:lang w:val="fr-FR"/>
        </w:rPr>
        <w:t>La transposition des paramètres PK repose sur des lois d'allométrie inter-espèces, calibrées sur les données T-</w:t>
      </w:r>
      <w:proofErr w:type="spellStart"/>
      <w:r>
        <w:rPr>
          <w:rFonts w:ascii="Times New Roman" w:hAnsi="Times New Roman"/>
          <w:sz w:val="24"/>
          <w:szCs w:val="24"/>
          <w:lang w:val="fr-FR"/>
        </w:rPr>
        <w:t>DXd</w:t>
      </w:r>
      <w:proofErr w:type="spellEnd"/>
      <w:r>
        <w:rPr>
          <w:rFonts w:ascii="Times New Roman" w:hAnsi="Times New Roman"/>
          <w:sz w:val="24"/>
          <w:szCs w:val="24"/>
          <w:lang w:val="fr-FR"/>
        </w:rPr>
        <w:t xml:space="preserve"> pour lesquelles les paramètres NHP et humains sont tous deux disponibles :</w:t>
      </w:r>
    </w:p>
    <w:p w14:paraId="48D1D1F6" w14:textId="77777777" w:rsidR="002A5790" w:rsidRPr="006D414D" w:rsidRDefault="002A5790" w:rsidP="002A5790">
      <w:pPr>
        <w:spacing w:before="120" w:after="120"/>
        <w:jc w:val="center"/>
        <w:rPr>
          <w:sz w:val="24"/>
          <w:szCs w:val="24"/>
          <w:lang w:val="fr-FR"/>
        </w:rPr>
      </w:pPr>
      <m:oMathPara>
        <m:oMath>
          <m:r>
            <w:rPr>
              <w:rFonts w:ascii="Cambria Math" w:hAnsi="Cambria Math"/>
              <w:sz w:val="24"/>
              <w:szCs w:val="24"/>
              <w:lang w:val="fr-FR"/>
            </w:rPr>
            <m:t>C</m:t>
          </m:r>
          <m:sSub>
            <m:sSubPr>
              <m:ctrlPr>
                <w:rPr>
                  <w:rFonts w:ascii="Cambria Math" w:hAnsi="Cambria Math"/>
                  <w:i/>
                  <w:sz w:val="24"/>
                  <w:szCs w:val="24"/>
                  <w:lang w:val="fr-FR"/>
                </w:rPr>
              </m:ctrlPr>
            </m:sSubPr>
            <m:e>
              <m:r>
                <w:rPr>
                  <w:rFonts w:ascii="Cambria Math" w:hAnsi="Cambria Math"/>
                  <w:sz w:val="24"/>
                  <w:szCs w:val="24"/>
                  <w:lang w:val="fr-FR"/>
                </w:rPr>
                <m:t>L</m:t>
              </m:r>
            </m:e>
            <m:sub>
              <m:r>
                <w:rPr>
                  <w:rFonts w:ascii="Cambria Math" w:hAnsi="Cambria Math"/>
                  <w:sz w:val="24"/>
                  <w:szCs w:val="24"/>
                  <w:lang w:val="fr-FR"/>
                </w:rPr>
                <m:t>humain</m:t>
              </m:r>
            </m:sub>
          </m:sSub>
          <m:r>
            <w:rPr>
              <w:rFonts w:ascii="Cambria Math" w:hAnsi="Cambria Math"/>
              <w:sz w:val="24"/>
              <w:szCs w:val="24"/>
              <w:lang w:val="fr-FR"/>
            </w:rPr>
            <m:t xml:space="preserve"> = C</m:t>
          </m:r>
          <m:sSub>
            <m:sSubPr>
              <m:ctrlPr>
                <w:rPr>
                  <w:rFonts w:ascii="Cambria Math" w:hAnsi="Cambria Math"/>
                  <w:i/>
                  <w:sz w:val="24"/>
                  <w:szCs w:val="24"/>
                  <w:lang w:val="fr-FR"/>
                </w:rPr>
              </m:ctrlPr>
            </m:sSubPr>
            <m:e>
              <m:r>
                <w:rPr>
                  <w:rFonts w:ascii="Cambria Math" w:hAnsi="Cambria Math"/>
                  <w:sz w:val="24"/>
                  <w:szCs w:val="24"/>
                  <w:lang w:val="fr-FR"/>
                </w:rPr>
                <m:t>L</m:t>
              </m:r>
            </m:e>
            <m:sub>
              <m:r>
                <w:rPr>
                  <w:rFonts w:ascii="Cambria Math" w:hAnsi="Cambria Math"/>
                  <w:sz w:val="24"/>
                  <w:szCs w:val="24"/>
                  <w:lang w:val="fr-FR"/>
                </w:rPr>
                <m:t>NHP</m:t>
              </m:r>
            </m:sub>
          </m:sSub>
          <m:r>
            <w:rPr>
              <w:rFonts w:ascii="Cambria Math" w:hAnsi="Cambria Math"/>
              <w:sz w:val="24"/>
              <w:szCs w:val="24"/>
              <w:lang w:val="fr-FR"/>
            </w:rPr>
            <m:t xml:space="preserve"> × </m:t>
          </m:r>
          <m:sSup>
            <m:sSupPr>
              <m:ctrlPr>
                <w:rPr>
                  <w:rFonts w:ascii="Cambria Math" w:hAnsi="Cambria Math"/>
                  <w:i/>
                  <w:sz w:val="24"/>
                  <w:szCs w:val="24"/>
                  <w:lang w:val="fr-FR"/>
                </w:rPr>
              </m:ctrlPr>
            </m:sSupPr>
            <m:e>
              <m:d>
                <m:dPr>
                  <m:ctrlPr>
                    <w:rPr>
                      <w:rFonts w:ascii="Cambria Math" w:hAnsi="Cambria Math"/>
                      <w:i/>
                      <w:sz w:val="24"/>
                      <w:szCs w:val="24"/>
                      <w:lang w:val="fr-FR"/>
                    </w:rPr>
                  </m:ctrlPr>
                </m:dPr>
                <m:e>
                  <m:f>
                    <m:fPr>
                      <m:ctrlPr>
                        <w:rPr>
                          <w:rFonts w:ascii="Cambria Math" w:hAnsi="Cambria Math"/>
                          <w:i/>
                          <w:sz w:val="24"/>
                          <w:szCs w:val="24"/>
                          <w:lang w:val="fr-FR"/>
                        </w:rPr>
                      </m:ctrlPr>
                    </m:fPr>
                    <m:num>
                      <m:r>
                        <w:rPr>
                          <w:rFonts w:ascii="Cambria Math" w:hAnsi="Cambria Math"/>
                          <w:sz w:val="24"/>
                          <w:szCs w:val="24"/>
                          <w:lang w:val="fr-FR"/>
                        </w:rPr>
                        <m:t>B</m:t>
                      </m:r>
                      <m:sSub>
                        <m:sSubPr>
                          <m:ctrlPr>
                            <w:rPr>
                              <w:rFonts w:ascii="Cambria Math" w:hAnsi="Cambria Math"/>
                              <w:i/>
                              <w:sz w:val="24"/>
                              <w:szCs w:val="24"/>
                              <w:lang w:val="fr-FR"/>
                            </w:rPr>
                          </m:ctrlPr>
                        </m:sSubPr>
                        <m:e>
                          <m:r>
                            <w:rPr>
                              <w:rFonts w:ascii="Cambria Math" w:hAnsi="Cambria Math"/>
                              <w:sz w:val="24"/>
                              <w:szCs w:val="24"/>
                              <w:lang w:val="fr-FR"/>
                            </w:rPr>
                            <m:t>W</m:t>
                          </m:r>
                        </m:e>
                        <m:sub>
                          <m:r>
                            <w:rPr>
                              <w:rFonts w:ascii="Cambria Math" w:hAnsi="Cambria Math"/>
                              <w:sz w:val="24"/>
                              <w:szCs w:val="24"/>
                              <w:lang w:val="fr-FR"/>
                            </w:rPr>
                            <m:t>humain</m:t>
                          </m:r>
                        </m:sub>
                      </m:sSub>
                    </m:num>
                    <m:den>
                      <m:r>
                        <w:rPr>
                          <w:rFonts w:ascii="Cambria Math" w:hAnsi="Cambria Math"/>
                          <w:sz w:val="24"/>
                          <w:szCs w:val="24"/>
                          <w:lang w:val="fr-FR"/>
                        </w:rPr>
                        <m:t>B</m:t>
                      </m:r>
                      <m:sSub>
                        <m:sSubPr>
                          <m:ctrlPr>
                            <w:rPr>
                              <w:rFonts w:ascii="Cambria Math" w:hAnsi="Cambria Math"/>
                              <w:i/>
                              <w:sz w:val="24"/>
                              <w:szCs w:val="24"/>
                              <w:lang w:val="fr-FR"/>
                            </w:rPr>
                          </m:ctrlPr>
                        </m:sSubPr>
                        <m:e>
                          <m:r>
                            <w:rPr>
                              <w:rFonts w:ascii="Cambria Math" w:hAnsi="Cambria Math"/>
                              <w:sz w:val="24"/>
                              <w:szCs w:val="24"/>
                              <w:lang w:val="fr-FR"/>
                            </w:rPr>
                            <m:t>W</m:t>
                          </m:r>
                        </m:e>
                        <m:sub>
                          <m:r>
                            <w:rPr>
                              <w:rFonts w:ascii="Cambria Math" w:hAnsi="Cambria Math"/>
                              <w:sz w:val="24"/>
                              <w:szCs w:val="24"/>
                              <w:lang w:val="fr-FR"/>
                            </w:rPr>
                            <m:t>NHP</m:t>
                          </m:r>
                        </m:sub>
                      </m:sSub>
                    </m:den>
                  </m:f>
                </m:e>
              </m:d>
            </m:e>
            <m:sup>
              <m:r>
                <w:rPr>
                  <w:rFonts w:ascii="Cambria Math" w:hAnsi="Cambria Math"/>
                  <w:sz w:val="24"/>
                  <w:szCs w:val="24"/>
                  <w:lang w:val="fr-FR"/>
                </w:rPr>
                <m:t>0.75</m:t>
              </m:r>
            </m:sup>
          </m:sSup>
          <m:r>
            <w:rPr>
              <w:rFonts w:ascii="Cambria Math" w:hAnsi="Cambria Math"/>
              <w:sz w:val="24"/>
              <w:szCs w:val="24"/>
              <w:lang w:val="fr-FR"/>
            </w:rPr>
            <m:t xml:space="preserve">    [allométrie standard]</m:t>
          </m:r>
        </m:oMath>
      </m:oMathPara>
    </w:p>
    <w:p w14:paraId="3470AC39" w14:textId="77777777" w:rsidR="002A5790" w:rsidRPr="006D414D" w:rsidRDefault="002A5790" w:rsidP="002A5790">
      <w:pPr>
        <w:spacing w:after="120"/>
        <w:ind w:firstLine="567"/>
        <w:jc w:val="both"/>
        <w:rPr>
          <w:sz w:val="24"/>
          <w:szCs w:val="24"/>
          <w:lang w:val="fr-FR"/>
        </w:rPr>
      </w:pPr>
      <m:oMathPara>
        <m:oMath>
          <m:r>
            <w:rPr>
              <w:rFonts w:ascii="Cambria Math" w:hAnsi="Cambria Math"/>
              <w:sz w:val="24"/>
              <w:szCs w:val="24"/>
              <w:lang w:val="fr-FR"/>
            </w:rPr>
            <m:t>V</m:t>
          </m:r>
          <m:sSub>
            <m:sSubPr>
              <m:ctrlPr>
                <w:rPr>
                  <w:rFonts w:ascii="Cambria Math" w:hAnsi="Cambria Math"/>
                  <w:i/>
                  <w:sz w:val="24"/>
                  <w:szCs w:val="24"/>
                  <w:lang w:val="fr-FR"/>
                </w:rPr>
              </m:ctrlPr>
            </m:sSubPr>
            <m:e>
              <m:r>
                <w:rPr>
                  <w:rFonts w:ascii="Cambria Math" w:hAnsi="Cambria Math"/>
                  <w:sz w:val="24"/>
                  <w:szCs w:val="24"/>
                  <w:lang w:val="fr-FR"/>
                </w:rPr>
                <m:t>1</m:t>
              </m:r>
            </m:e>
            <m:sub>
              <m:r>
                <w:rPr>
                  <w:rFonts w:ascii="Cambria Math" w:hAnsi="Cambria Math"/>
                  <w:sz w:val="24"/>
                  <w:szCs w:val="24"/>
                  <w:lang w:val="fr-FR"/>
                </w:rPr>
                <m:t>humain</m:t>
              </m:r>
            </m:sub>
          </m:sSub>
          <m:r>
            <w:rPr>
              <w:rFonts w:ascii="Cambria Math" w:hAnsi="Cambria Math"/>
              <w:sz w:val="24"/>
              <w:szCs w:val="24"/>
              <w:lang w:val="fr-FR"/>
            </w:rPr>
            <m:t xml:space="preserve"> = V</m:t>
          </m:r>
          <m:sSub>
            <m:sSubPr>
              <m:ctrlPr>
                <w:rPr>
                  <w:rFonts w:ascii="Cambria Math" w:hAnsi="Cambria Math"/>
                  <w:i/>
                  <w:sz w:val="24"/>
                  <w:szCs w:val="24"/>
                  <w:lang w:val="fr-FR"/>
                </w:rPr>
              </m:ctrlPr>
            </m:sSubPr>
            <m:e>
              <m:r>
                <w:rPr>
                  <w:rFonts w:ascii="Cambria Math" w:hAnsi="Cambria Math"/>
                  <w:sz w:val="24"/>
                  <w:szCs w:val="24"/>
                  <w:lang w:val="fr-FR"/>
                </w:rPr>
                <m:t>1</m:t>
              </m:r>
            </m:e>
            <m:sub>
              <m:r>
                <w:rPr>
                  <w:rFonts w:ascii="Cambria Math" w:hAnsi="Cambria Math"/>
                  <w:sz w:val="24"/>
                  <w:szCs w:val="24"/>
                  <w:lang w:val="fr-FR"/>
                </w:rPr>
                <m:t>NHP</m:t>
              </m:r>
            </m:sub>
          </m:sSub>
          <m:r>
            <w:rPr>
              <w:rFonts w:ascii="Cambria Math" w:hAnsi="Cambria Math"/>
              <w:sz w:val="24"/>
              <w:szCs w:val="24"/>
              <w:lang w:val="fr-FR"/>
            </w:rPr>
            <m:t xml:space="preserve"> × </m:t>
          </m:r>
          <m:sSup>
            <m:sSupPr>
              <m:ctrlPr>
                <w:rPr>
                  <w:rFonts w:ascii="Cambria Math" w:hAnsi="Cambria Math"/>
                  <w:i/>
                  <w:sz w:val="24"/>
                  <w:szCs w:val="24"/>
                  <w:lang w:val="fr-FR"/>
                </w:rPr>
              </m:ctrlPr>
            </m:sSupPr>
            <m:e>
              <m:d>
                <m:dPr>
                  <m:ctrlPr>
                    <w:rPr>
                      <w:rFonts w:ascii="Cambria Math" w:hAnsi="Cambria Math"/>
                      <w:i/>
                      <w:sz w:val="24"/>
                      <w:szCs w:val="24"/>
                      <w:lang w:val="fr-FR"/>
                    </w:rPr>
                  </m:ctrlPr>
                </m:dPr>
                <m:e>
                  <m:f>
                    <m:fPr>
                      <m:ctrlPr>
                        <w:rPr>
                          <w:rFonts w:ascii="Cambria Math" w:hAnsi="Cambria Math"/>
                          <w:i/>
                          <w:sz w:val="24"/>
                          <w:szCs w:val="24"/>
                          <w:lang w:val="fr-FR"/>
                        </w:rPr>
                      </m:ctrlPr>
                    </m:fPr>
                    <m:num>
                      <m:r>
                        <w:rPr>
                          <w:rFonts w:ascii="Cambria Math" w:hAnsi="Cambria Math"/>
                          <w:sz w:val="24"/>
                          <w:szCs w:val="24"/>
                          <w:lang w:val="fr-FR"/>
                        </w:rPr>
                        <m:t>B</m:t>
                      </m:r>
                      <m:sSub>
                        <m:sSubPr>
                          <m:ctrlPr>
                            <w:rPr>
                              <w:rFonts w:ascii="Cambria Math" w:hAnsi="Cambria Math"/>
                              <w:i/>
                              <w:sz w:val="24"/>
                              <w:szCs w:val="24"/>
                              <w:lang w:val="fr-FR"/>
                            </w:rPr>
                          </m:ctrlPr>
                        </m:sSubPr>
                        <m:e>
                          <m:r>
                            <w:rPr>
                              <w:rFonts w:ascii="Cambria Math" w:hAnsi="Cambria Math"/>
                              <w:sz w:val="24"/>
                              <w:szCs w:val="24"/>
                              <w:lang w:val="fr-FR"/>
                            </w:rPr>
                            <m:t>W</m:t>
                          </m:r>
                        </m:e>
                        <m:sub>
                          <m:r>
                            <w:rPr>
                              <w:rFonts w:ascii="Cambria Math" w:hAnsi="Cambria Math"/>
                              <w:sz w:val="24"/>
                              <w:szCs w:val="24"/>
                              <w:lang w:val="fr-FR"/>
                            </w:rPr>
                            <m:t>humain</m:t>
                          </m:r>
                        </m:sub>
                      </m:sSub>
                    </m:num>
                    <m:den>
                      <m:r>
                        <w:rPr>
                          <w:rFonts w:ascii="Cambria Math" w:hAnsi="Cambria Math"/>
                          <w:sz w:val="24"/>
                          <w:szCs w:val="24"/>
                          <w:lang w:val="fr-FR"/>
                        </w:rPr>
                        <m:t>B</m:t>
                      </m:r>
                      <m:sSub>
                        <m:sSubPr>
                          <m:ctrlPr>
                            <w:rPr>
                              <w:rFonts w:ascii="Cambria Math" w:hAnsi="Cambria Math"/>
                              <w:i/>
                              <w:sz w:val="24"/>
                              <w:szCs w:val="24"/>
                              <w:lang w:val="fr-FR"/>
                            </w:rPr>
                          </m:ctrlPr>
                        </m:sSubPr>
                        <m:e>
                          <m:r>
                            <w:rPr>
                              <w:rFonts w:ascii="Cambria Math" w:hAnsi="Cambria Math"/>
                              <w:sz w:val="24"/>
                              <w:szCs w:val="24"/>
                              <w:lang w:val="fr-FR"/>
                            </w:rPr>
                            <m:t>W</m:t>
                          </m:r>
                        </m:e>
                        <m:sub>
                          <m:r>
                            <w:rPr>
                              <w:rFonts w:ascii="Cambria Math" w:hAnsi="Cambria Math"/>
                              <w:sz w:val="24"/>
                              <w:szCs w:val="24"/>
                              <w:lang w:val="fr-FR"/>
                            </w:rPr>
                            <m:t>NHP</m:t>
                          </m:r>
                        </m:sub>
                      </m:sSub>
                    </m:den>
                  </m:f>
                </m:e>
              </m:d>
            </m:e>
            <m:sup>
              <m:r>
                <w:rPr>
                  <w:rFonts w:ascii="Cambria Math" w:hAnsi="Cambria Math"/>
                  <w:sz w:val="24"/>
                  <w:szCs w:val="24"/>
                  <w:lang w:val="fr-FR"/>
                </w:rPr>
                <m:t>1.00</m:t>
              </m:r>
            </m:sup>
          </m:sSup>
          <m:r>
            <w:rPr>
              <w:rFonts w:ascii="Cambria Math" w:hAnsi="Cambria Math"/>
              <w:sz w:val="24"/>
              <w:szCs w:val="24"/>
              <w:lang w:val="fr-FR"/>
            </w:rPr>
            <m:t xml:space="preserve">    [proportionnel au poids]</m:t>
          </m:r>
        </m:oMath>
      </m:oMathPara>
    </w:p>
    <w:p w14:paraId="618BE916" w14:textId="77777777" w:rsidR="002A5790" w:rsidRPr="006D414D" w:rsidRDefault="002A5790" w:rsidP="002A5790">
      <w:pPr>
        <w:tabs>
          <w:tab w:val="left" w:pos="4536"/>
        </w:tabs>
        <w:spacing w:after="120"/>
        <w:ind w:firstLine="567"/>
        <w:jc w:val="both"/>
        <w:rPr>
          <w:sz w:val="24"/>
          <w:szCs w:val="24"/>
          <w:lang w:val="fr-FR"/>
        </w:rPr>
      </w:pPr>
      <w:r>
        <w:rPr>
          <w:rFonts w:ascii="Times New Roman" w:hAnsi="Times New Roman"/>
          <w:sz w:val="24"/>
          <w:szCs w:val="24"/>
          <w:lang w:val="fr-FR"/>
        </w:rPr>
        <w:t>Pour le T-</w:t>
      </w:r>
      <w:proofErr w:type="spellStart"/>
      <w:r>
        <w:rPr>
          <w:rFonts w:ascii="Times New Roman" w:hAnsi="Times New Roman"/>
          <w:sz w:val="24"/>
          <w:szCs w:val="24"/>
          <w:lang w:val="fr-FR"/>
        </w:rPr>
        <w:t>DXd</w:t>
      </w:r>
      <w:proofErr w:type="spellEnd"/>
      <w:r>
        <w:rPr>
          <w:rFonts w:ascii="Times New Roman" w:hAnsi="Times New Roman"/>
          <w:sz w:val="24"/>
          <w:szCs w:val="24"/>
          <w:lang w:val="fr-FR"/>
        </w:rPr>
        <w:t>, la comparaison des prédictions allométriques aux paramètres réels de la population humaine FDA confirme que cette approche donne une estimation raisonnable en première approximation (facteur d'erreur &lt; 2 sur CL).</w:t>
      </w:r>
    </w:p>
    <w:p w14:paraId="4F79DDCA" w14:textId="37CB927C" w:rsidR="002A5790" w:rsidRPr="00463A58" w:rsidRDefault="002A5790" w:rsidP="002A5790">
      <w:pPr>
        <w:pStyle w:val="Titre3"/>
        <w:tabs>
          <w:tab w:val="left" w:pos="4536"/>
        </w:tabs>
        <w:rPr>
          <w:lang w:val="fr-FR"/>
        </w:rPr>
      </w:pPr>
      <w:bookmarkStart w:id="565" w:name="_Toc231291060"/>
      <w:r>
        <w:rPr>
          <w:lang w:val="fr-FR"/>
        </w:rPr>
        <w:t>4.4.2 Transposition PD et simulation préliminaire</w:t>
      </w:r>
      <w:bookmarkEnd w:id="565"/>
    </w:p>
    <w:p w14:paraId="113E5E56" w14:textId="77777777" w:rsidR="002A5790" w:rsidRPr="00463A58" w:rsidRDefault="002A5790" w:rsidP="002A5790">
      <w:pPr>
        <w:tabs>
          <w:tab w:val="left" w:pos="4536"/>
        </w:tabs>
        <w:spacing w:after="120"/>
        <w:ind w:firstLine="567"/>
        <w:jc w:val="both"/>
        <w:rPr>
          <w:lang w:val="fr-FR"/>
        </w:rPr>
      </w:pPr>
      <w:r>
        <w:rPr>
          <w:rFonts w:ascii="Times New Roman" w:hAnsi="Times New Roman"/>
          <w:sz w:val="24"/>
          <w:lang w:val="fr-FR"/>
        </w:rPr>
        <w:t>La transposition des paramètres PD (</w:t>
      </w:r>
      <w:commentRangeStart w:id="566"/>
      <w:proofErr w:type="spellStart"/>
      <w:r>
        <w:rPr>
          <w:rFonts w:ascii="Times New Roman" w:hAnsi="Times New Roman"/>
          <w:sz w:val="24"/>
          <w:lang w:val="fr-FR"/>
        </w:rPr>
        <w:t>Slopes</w:t>
      </w:r>
      <w:commentRangeEnd w:id="566"/>
      <w:proofErr w:type="spellEnd"/>
      <w:r w:rsidR="001D23BA">
        <w:rPr>
          <w:rStyle w:val="CommentReference"/>
          <w:rFonts w:ascii="Times New Roman" w:hAnsi="Times New Roman"/>
          <w:sz w:val="24"/>
          <w:szCs w:val="22"/>
          <w:lang w:val="fr-FR"/>
        </w:rPr>
        <w:commentReference w:id="566"/>
      </w:r>
      <w:r>
        <w:rPr>
          <w:rFonts w:ascii="Times New Roman" w:hAnsi="Times New Roman"/>
          <w:sz w:val="24"/>
          <w:lang w:val="fr-FR"/>
        </w:rPr>
        <w:t xml:space="preserve">) est plus complexe, car la sensibilité des progéniteurs hématopoïétiques au </w:t>
      </w:r>
      <w:proofErr w:type="spellStart"/>
      <w:r>
        <w:rPr>
          <w:rFonts w:ascii="Times New Roman" w:hAnsi="Times New Roman"/>
          <w:sz w:val="24"/>
          <w:lang w:val="fr-FR"/>
        </w:rPr>
        <w:t>payload</w:t>
      </w:r>
      <w:proofErr w:type="spellEnd"/>
      <w:r>
        <w:rPr>
          <w:rFonts w:ascii="Times New Roman" w:hAnsi="Times New Roman"/>
          <w:sz w:val="24"/>
          <w:lang w:val="fr-FR"/>
        </w:rPr>
        <w:t xml:space="preserve"> peut varier entre espèces. Une approche conservatrice consiste à utiliser directement les </w:t>
      </w:r>
      <w:proofErr w:type="spellStart"/>
      <w:r>
        <w:rPr>
          <w:rFonts w:ascii="Times New Roman" w:hAnsi="Times New Roman"/>
          <w:sz w:val="24"/>
          <w:lang w:val="fr-FR"/>
        </w:rPr>
        <w:t>Slopes</w:t>
      </w:r>
      <w:proofErr w:type="spellEnd"/>
      <w:r>
        <w:rPr>
          <w:rFonts w:ascii="Times New Roman" w:hAnsi="Times New Roman"/>
          <w:sz w:val="24"/>
          <w:lang w:val="fr-FR"/>
        </w:rPr>
        <w:t xml:space="preserve"> NHP comme estimation initiale, en attendant des données spécifiques d'espèce (ex. IC50 CFU sur cellules humaines).</w:t>
      </w:r>
    </w:p>
    <w:p w14:paraId="20B5B574" w14:textId="609F3BEC" w:rsidR="002A5790" w:rsidRPr="00463A58" w:rsidRDefault="002A5790" w:rsidP="002A5790">
      <w:pPr>
        <w:tabs>
          <w:tab w:val="left" w:pos="4536"/>
        </w:tabs>
        <w:spacing w:after="120"/>
        <w:ind w:firstLine="567"/>
        <w:jc w:val="both"/>
        <w:rPr>
          <w:lang w:val="fr-FR"/>
        </w:rPr>
      </w:pPr>
      <w:r>
        <w:rPr>
          <w:rFonts w:ascii="Times New Roman" w:hAnsi="Times New Roman"/>
          <w:sz w:val="24"/>
          <w:lang w:val="fr-FR"/>
        </w:rPr>
        <w:t>La simulation préliminaire de la réponse hématologique humaine avec les paramètres transposés indique un profil de toxicité attendu modéré, comparable à celui du T-</w:t>
      </w:r>
      <w:proofErr w:type="spellStart"/>
      <w:r>
        <w:rPr>
          <w:rFonts w:ascii="Times New Roman" w:hAnsi="Times New Roman"/>
          <w:sz w:val="24"/>
          <w:lang w:val="fr-FR"/>
        </w:rPr>
        <w:t>DXd</w:t>
      </w:r>
      <w:proofErr w:type="spellEnd"/>
      <w:r>
        <w:rPr>
          <w:rFonts w:ascii="Times New Roman" w:hAnsi="Times New Roman"/>
          <w:sz w:val="24"/>
          <w:lang w:val="fr-FR"/>
        </w:rPr>
        <w:t xml:space="preserve"> aux doses thérapeutiques envisagées. Ces projections constituent une base pour la définition de la dose de départ </w:t>
      </w:r>
      <w:del w:id="567" w:author="DEL FRARI Laurence" w:date="2026-06-08T16:42:00Z" w16du:dateUtc="2026-06-08T14:42:00Z">
        <w:r>
          <w:rPr>
            <w:rFonts w:ascii="Times New Roman" w:hAnsi="Times New Roman"/>
            <w:sz w:val="24"/>
            <w:lang w:val="fr-FR"/>
          </w:rPr>
          <w:delText>en Premier-en-Homme</w:delText>
        </w:r>
      </w:del>
      <w:ins w:id="568" w:author="DEL FRARI Laurence" w:date="2026-06-08T16:42:00Z" w16du:dateUtc="2026-06-08T14:42:00Z">
        <w:r w:rsidR="00F410B1">
          <w:rPr>
            <w:rFonts w:ascii="Times New Roman" w:hAnsi="Times New Roman"/>
            <w:sz w:val="24"/>
            <w:lang w:val="fr-FR"/>
          </w:rPr>
          <w:t>dans la première étude chez l’Homme</w:t>
        </w:r>
      </w:ins>
      <w:r>
        <w:rPr>
          <w:rFonts w:ascii="Times New Roman" w:hAnsi="Times New Roman"/>
          <w:sz w:val="24"/>
          <w:lang w:val="fr-FR"/>
        </w:rPr>
        <w:t xml:space="preserve"> (</w:t>
      </w:r>
      <w:ins w:id="569" w:author="DEL FRARI Laurence" w:date="2026-06-08T16:42:00Z" w16du:dateUtc="2026-06-08T14:42:00Z">
        <w:r w:rsidR="00F410B1">
          <w:rPr>
            <w:rFonts w:ascii="Times New Roman" w:hAnsi="Times New Roman"/>
            <w:sz w:val="24"/>
            <w:lang w:val="fr-FR"/>
          </w:rPr>
          <w:t>First-in</w:t>
        </w:r>
      </w:ins>
      <w:ins w:id="570" w:author="DEL FRARI Laurence" w:date="2026-06-08T16:43:00Z" w16du:dateUtc="2026-06-08T14:43:00Z">
        <w:r w:rsidR="00F410B1">
          <w:rPr>
            <w:rFonts w:ascii="Times New Roman" w:hAnsi="Times New Roman"/>
            <w:sz w:val="24"/>
            <w:lang w:val="fr-FR"/>
          </w:rPr>
          <w:t>-Human -</w:t>
        </w:r>
      </w:ins>
      <w:r>
        <w:rPr>
          <w:rFonts w:ascii="Times New Roman" w:hAnsi="Times New Roman"/>
          <w:sz w:val="24"/>
          <w:lang w:val="fr-FR"/>
        </w:rPr>
        <w:t>FIH</w:t>
      </w:r>
      <w:ins w:id="571" w:author="DEL FRARI Laurence" w:date="2026-06-08T16:43:00Z" w16du:dateUtc="2026-06-08T14:43:00Z">
        <w:r w:rsidR="00F410B1">
          <w:rPr>
            <w:rFonts w:ascii="Times New Roman" w:hAnsi="Times New Roman"/>
            <w:sz w:val="24"/>
            <w:lang w:val="fr-FR"/>
          </w:rPr>
          <w:t xml:space="preserve">- </w:t>
        </w:r>
        <w:proofErr w:type="spellStart"/>
        <w:r w:rsidR="00F410B1">
          <w:rPr>
            <w:rFonts w:ascii="Times New Roman" w:hAnsi="Times New Roman"/>
            <w:sz w:val="24"/>
            <w:lang w:val="fr-FR"/>
          </w:rPr>
          <w:t>study</w:t>
        </w:r>
      </w:ins>
      <w:proofErr w:type="spellEnd"/>
      <w:r>
        <w:rPr>
          <w:rFonts w:ascii="Times New Roman" w:hAnsi="Times New Roman"/>
          <w:sz w:val="24"/>
          <w:lang w:val="fr-FR"/>
        </w:rPr>
        <w:t xml:space="preserve">), en cohérence avec le NOAEL </w:t>
      </w:r>
      <w:ins w:id="572" w:author="DEL FRARI Laurence" w:date="2026-06-08T16:43:00Z" w16du:dateUtc="2026-06-08T14:43:00Z">
        <w:r w:rsidR="005D32A9">
          <w:rPr>
            <w:rFonts w:ascii="Times New Roman" w:hAnsi="Times New Roman"/>
            <w:sz w:val="24"/>
            <w:szCs w:val="24"/>
            <w:lang w:val="fr-FR"/>
          </w:rPr>
          <w:t xml:space="preserve">(No </w:t>
        </w:r>
        <w:proofErr w:type="spellStart"/>
        <w:r w:rsidR="005D32A9">
          <w:rPr>
            <w:rFonts w:ascii="Times New Roman" w:hAnsi="Times New Roman"/>
            <w:sz w:val="24"/>
            <w:szCs w:val="24"/>
            <w:lang w:val="fr-FR"/>
          </w:rPr>
          <w:t>Observed</w:t>
        </w:r>
        <w:proofErr w:type="spellEnd"/>
        <w:r w:rsidR="005D32A9">
          <w:rPr>
            <w:rFonts w:ascii="Times New Roman" w:hAnsi="Times New Roman"/>
            <w:sz w:val="24"/>
            <w:szCs w:val="24"/>
            <w:lang w:val="fr-FR"/>
          </w:rPr>
          <w:t xml:space="preserve"> Adverse </w:t>
        </w:r>
        <w:proofErr w:type="spellStart"/>
        <w:r w:rsidR="005D32A9">
          <w:rPr>
            <w:rFonts w:ascii="Times New Roman" w:hAnsi="Times New Roman"/>
            <w:sz w:val="24"/>
            <w:szCs w:val="24"/>
            <w:lang w:val="fr-FR"/>
          </w:rPr>
          <w:t>Effect</w:t>
        </w:r>
        <w:proofErr w:type="spellEnd"/>
        <w:r w:rsidR="005D32A9">
          <w:rPr>
            <w:rFonts w:ascii="Times New Roman" w:hAnsi="Times New Roman"/>
            <w:sz w:val="24"/>
            <w:szCs w:val="24"/>
            <w:lang w:val="fr-FR"/>
          </w:rPr>
          <w:t xml:space="preserve"> </w:t>
        </w:r>
        <w:proofErr w:type="spellStart"/>
        <w:r w:rsidR="005D32A9">
          <w:rPr>
            <w:rFonts w:ascii="Times New Roman" w:hAnsi="Times New Roman"/>
            <w:sz w:val="24"/>
            <w:szCs w:val="24"/>
            <w:lang w:val="fr-FR"/>
          </w:rPr>
          <w:t>Level</w:t>
        </w:r>
        <w:proofErr w:type="spellEnd"/>
        <w:r w:rsidR="005D32A9">
          <w:rPr>
            <w:rFonts w:ascii="Times New Roman" w:hAnsi="Times New Roman"/>
            <w:sz w:val="24"/>
            <w:szCs w:val="24"/>
            <w:lang w:val="fr-FR"/>
          </w:rPr>
          <w:t xml:space="preserve">) </w:t>
        </w:r>
      </w:ins>
      <w:r>
        <w:rPr>
          <w:rFonts w:ascii="Times New Roman" w:hAnsi="Times New Roman"/>
          <w:sz w:val="24"/>
          <w:lang w:val="fr-FR"/>
        </w:rPr>
        <w:t>identifié en NHP.</w:t>
      </w:r>
    </w:p>
    <w:p w14:paraId="75FEDD0F" w14:textId="06F96BB0" w:rsidR="002A5790" w:rsidRPr="00463A58" w:rsidRDefault="002A5790" w:rsidP="002A5790">
      <w:pPr>
        <w:pStyle w:val="Titre3"/>
        <w:tabs>
          <w:tab w:val="left" w:pos="4536"/>
        </w:tabs>
        <w:rPr>
          <w:lang w:val="fr-FR"/>
        </w:rPr>
      </w:pPr>
      <w:bookmarkStart w:id="573" w:name="_Toc231291061"/>
      <w:r>
        <w:rPr>
          <w:lang w:val="fr-FR"/>
        </w:rPr>
        <w:t>4.4.3 Mise en perspective avec le NOAEL NHP</w:t>
      </w:r>
      <w:bookmarkEnd w:id="573"/>
    </w:p>
    <w:p w14:paraId="4D7371F3" w14:textId="1255825B" w:rsidR="002A5790" w:rsidRPr="006D414D" w:rsidRDefault="002A5790" w:rsidP="002A5790">
      <w:pPr>
        <w:tabs>
          <w:tab w:val="left" w:pos="4536"/>
        </w:tabs>
        <w:spacing w:after="120"/>
        <w:ind w:firstLine="567"/>
        <w:jc w:val="both"/>
        <w:rPr>
          <w:sz w:val="24"/>
          <w:szCs w:val="24"/>
          <w:lang w:val="fr-FR"/>
        </w:rPr>
      </w:pPr>
      <w:r>
        <w:rPr>
          <w:rFonts w:ascii="Times New Roman" w:hAnsi="Times New Roman"/>
          <w:sz w:val="24"/>
          <w:szCs w:val="24"/>
          <w:lang w:val="fr-FR"/>
        </w:rPr>
        <w:t xml:space="preserve">Le NOAEL </w:t>
      </w:r>
      <w:del w:id="574" w:author="DEL FRARI Laurence" w:date="2026-06-08T16:43:00Z" w16du:dateUtc="2026-06-08T14:43:00Z">
        <w:r>
          <w:rPr>
            <w:rFonts w:ascii="Times New Roman" w:hAnsi="Times New Roman"/>
            <w:sz w:val="24"/>
            <w:szCs w:val="24"/>
            <w:lang w:val="fr-FR"/>
          </w:rPr>
          <w:delText xml:space="preserve">(No Observed Adverse Effect Level) </w:delText>
        </w:r>
      </w:del>
      <w:r>
        <w:rPr>
          <w:rFonts w:ascii="Times New Roman" w:hAnsi="Times New Roman"/>
          <w:sz w:val="24"/>
          <w:szCs w:val="24"/>
          <w:lang w:val="fr-FR"/>
        </w:rPr>
        <w:t xml:space="preserve">identifié dans l'étude NHP correspond à la dose à laquelle aucune </w:t>
      </w:r>
      <w:commentRangeStart w:id="575"/>
      <w:r>
        <w:rPr>
          <w:rFonts w:ascii="Times New Roman" w:hAnsi="Times New Roman"/>
          <w:sz w:val="24"/>
          <w:szCs w:val="24"/>
          <w:lang w:val="fr-FR"/>
        </w:rPr>
        <w:t xml:space="preserve">cytopénie de grade ≥3 </w:t>
      </w:r>
      <w:commentRangeEnd w:id="575"/>
      <w:r w:rsidR="0006459F">
        <w:rPr>
          <w:rStyle w:val="CommentReference"/>
          <w:rFonts w:ascii="Times New Roman" w:hAnsi="Times New Roman"/>
          <w:sz w:val="24"/>
          <w:szCs w:val="24"/>
          <w:lang w:val="fr-FR"/>
        </w:rPr>
        <w:commentReference w:id="575"/>
      </w:r>
      <w:r>
        <w:rPr>
          <w:rFonts w:ascii="Times New Roman" w:hAnsi="Times New Roman"/>
          <w:sz w:val="24"/>
          <w:szCs w:val="24"/>
          <w:lang w:val="fr-FR"/>
        </w:rPr>
        <w:t>n'a été observée. La simulation PK/PD permet de quantifier la marge de sécurité entre le NOAEL et les doses humaines envisagées, en intégrant les différences pharmacocinétiques inter-espèces de manière cohérente.</w:t>
      </w:r>
      <w:commentRangeStart w:id="576"/>
      <w:commentRangeEnd w:id="576"/>
      <w:r w:rsidRPr="006D414D">
        <w:rPr>
          <w:rStyle w:val="CommentReference"/>
          <w:sz w:val="24"/>
          <w:szCs w:val="24"/>
          <w:lang w:val="fr-FR"/>
        </w:rPr>
        <w:commentReference w:id="576"/>
      </w:r>
    </w:p>
    <w:p w14:paraId="4660F36F" w14:textId="77777777" w:rsidR="002A5790" w:rsidRPr="002A5790" w:rsidRDefault="002A5790" w:rsidP="002A5790">
      <w:pPr>
        <w:rPr>
          <w:lang w:val="fr-FR"/>
        </w:rPr>
      </w:pPr>
    </w:p>
    <w:p w14:paraId="4DCF36E3" w14:textId="77777777" w:rsidR="002A5790" w:rsidRPr="006D414D" w:rsidRDefault="002A5790">
      <w:pPr>
        <w:spacing w:after="60"/>
        <w:ind w:left="283" w:hanging="227"/>
        <w:rPr>
          <w:sz w:val="24"/>
          <w:szCs w:val="24"/>
          <w:lang w:val="fr-FR"/>
        </w:rPr>
      </w:pPr>
    </w:p>
    <w:p w14:paraId="44FD4DB1" w14:textId="22A8C314" w:rsidR="006573EB" w:rsidRPr="00463A58" w:rsidRDefault="00C2228B" w:rsidP="00A41DCE">
      <w:pPr>
        <w:pStyle w:val="Titre2"/>
        <w:rPr>
          <w:lang w:val="fr-FR"/>
        </w:rPr>
      </w:pPr>
      <w:bookmarkStart w:id="577" w:name="_Toc231291062"/>
      <w:bookmarkStart w:id="578" w:name="_Hlk230701714"/>
      <w:r>
        <w:rPr>
          <w:lang w:val="fr-FR"/>
        </w:rPr>
        <w:t>4.5 Perspectives méthodologiques</w:t>
      </w:r>
      <w:bookmarkEnd w:id="577"/>
    </w:p>
    <w:bookmarkEnd w:id="578"/>
    <w:p w14:paraId="449A5C70" w14:textId="77777777" w:rsidR="006573EB" w:rsidRPr="006D414D" w:rsidRDefault="00C2228B">
      <w:pPr>
        <w:spacing w:after="120"/>
        <w:ind w:firstLine="567"/>
        <w:jc w:val="both"/>
        <w:rPr>
          <w:sz w:val="24"/>
          <w:szCs w:val="24"/>
          <w:lang w:val="fr-FR"/>
        </w:rPr>
      </w:pPr>
      <w:r>
        <w:rPr>
          <w:rFonts w:ascii="Times New Roman" w:hAnsi="Times New Roman"/>
          <w:sz w:val="24"/>
          <w:szCs w:val="24"/>
          <w:lang w:val="fr-FR"/>
        </w:rPr>
        <w:t>Plusieurs extensions méthodologiques sont envisageables pour renforcer la robustesse et la portée du pipeline :</w:t>
      </w:r>
    </w:p>
    <w:p w14:paraId="70D9060F"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Estimation par effets mixtes non-linéaires (NLME) via nlmixr2 : permettrait une estimation simultanée de la variabilité inter-individuelle (effets aléatoires) et des paramètres typiques de population (effets fixes), en exploitant l'ensemble des données NHP de façon cohérente</w:t>
      </w:r>
    </w:p>
    <w:p w14:paraId="50CA5154" w14:textId="57CB6FB3" w:rsidR="006573EB" w:rsidRPr="006D414D" w:rsidRDefault="00C2228B">
      <w:pPr>
        <w:spacing w:after="60"/>
        <w:ind w:left="283" w:hanging="227"/>
        <w:rPr>
          <w:sz w:val="24"/>
          <w:szCs w:val="24"/>
          <w:lang w:val="fr-FR"/>
        </w:rPr>
      </w:pPr>
      <w:commentRangeStart w:id="579"/>
      <w:r>
        <w:rPr>
          <w:rFonts w:ascii="Times New Roman" w:hAnsi="Times New Roman"/>
          <w:sz w:val="24"/>
          <w:szCs w:val="24"/>
          <w:lang w:val="fr-FR"/>
        </w:rPr>
        <w:t xml:space="preserve">• Intégration des données IC50 CFU : la mesure de l'IC50 sur colonies hématopoïétiques (CFU-GM, BFU-E) in vitro permettrait d'ancrer </w:t>
      </w:r>
      <w:proofErr w:type="spellStart"/>
      <w:r>
        <w:rPr>
          <w:rFonts w:ascii="Times New Roman" w:hAnsi="Times New Roman"/>
          <w:sz w:val="24"/>
          <w:szCs w:val="24"/>
          <w:lang w:val="fr-FR"/>
        </w:rPr>
        <w:t>mécanistiquement</w:t>
      </w:r>
      <w:proofErr w:type="spellEnd"/>
      <w:r>
        <w:rPr>
          <w:rFonts w:ascii="Times New Roman" w:hAnsi="Times New Roman"/>
          <w:sz w:val="24"/>
          <w:szCs w:val="24"/>
          <w:lang w:val="fr-FR"/>
        </w:rPr>
        <w:t xml:space="preserve"> le paramètre </w:t>
      </w:r>
      <w:proofErr w:type="spellStart"/>
      <w:r>
        <w:rPr>
          <w:rFonts w:ascii="Times New Roman" w:hAnsi="Times New Roman"/>
          <w:sz w:val="24"/>
          <w:szCs w:val="24"/>
          <w:lang w:val="fr-FR"/>
        </w:rPr>
        <w:t>Slope</w:t>
      </w:r>
      <w:proofErr w:type="spellEnd"/>
      <w:r>
        <w:rPr>
          <w:rFonts w:ascii="Times New Roman" w:hAnsi="Times New Roman"/>
          <w:sz w:val="24"/>
          <w:szCs w:val="24"/>
          <w:lang w:val="fr-FR"/>
        </w:rPr>
        <w:t xml:space="preserve"> dans une donnée expérimentale directe, réduisant le nombre de paramètres à calibrer sur données in vivo</w:t>
      </w:r>
      <w:commentRangeEnd w:id="579"/>
      <w:r w:rsidR="002D79EE" w:rsidRPr="006D414D">
        <w:rPr>
          <w:rStyle w:val="CommentReference"/>
          <w:sz w:val="24"/>
          <w:szCs w:val="24"/>
          <w:lang w:val="fr-FR"/>
        </w:rPr>
        <w:commentReference w:id="579"/>
      </w:r>
    </w:p>
    <w:p w14:paraId="7C9EE24C"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Approche bayésienne : l'incorporation d'a priori informatives (issues des données rat et T-</w:t>
      </w:r>
      <w:proofErr w:type="spellStart"/>
      <w:r>
        <w:rPr>
          <w:rFonts w:ascii="Times New Roman" w:hAnsi="Times New Roman"/>
          <w:sz w:val="24"/>
          <w:szCs w:val="24"/>
          <w:lang w:val="fr-FR"/>
        </w:rPr>
        <w:t>DXd</w:t>
      </w:r>
      <w:proofErr w:type="spellEnd"/>
      <w:r>
        <w:rPr>
          <w:rFonts w:ascii="Times New Roman" w:hAnsi="Times New Roman"/>
          <w:sz w:val="24"/>
          <w:szCs w:val="24"/>
          <w:lang w:val="fr-FR"/>
        </w:rPr>
        <w:t>) dans l'estimation NHP permettrait de régulariser l'inférence malgré le faible nombre d'animaux</w:t>
      </w:r>
    </w:p>
    <w:p w14:paraId="765C7531"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xml:space="preserve">• Extension </w:t>
      </w:r>
      <w:proofErr w:type="spellStart"/>
      <w:r>
        <w:rPr>
          <w:rFonts w:ascii="Times New Roman" w:hAnsi="Times New Roman"/>
          <w:sz w:val="24"/>
          <w:szCs w:val="24"/>
          <w:lang w:val="fr-FR"/>
        </w:rPr>
        <w:t>multi-doses</w:t>
      </w:r>
      <w:proofErr w:type="spellEnd"/>
      <w:r>
        <w:rPr>
          <w:rFonts w:ascii="Times New Roman" w:hAnsi="Times New Roman"/>
          <w:sz w:val="24"/>
          <w:szCs w:val="24"/>
          <w:lang w:val="fr-FR"/>
        </w:rPr>
        <w:t xml:space="preserve"> et régimes répétés : le modèle actuel peut être directement appliqué à des schémas Q2W ou Q4W pour explorer la fenêtre posologique optimale du composé interne</w:t>
      </w:r>
    </w:p>
    <w:p w14:paraId="5408D51B" w14:textId="77777777" w:rsidR="006573EB" w:rsidRPr="00463A58" w:rsidRDefault="00C2228B" w:rsidP="00A41DCE">
      <w:pPr>
        <w:pStyle w:val="Titre2"/>
        <w:rPr>
          <w:lang w:val="fr-FR"/>
        </w:rPr>
      </w:pPr>
      <w:bookmarkStart w:id="580" w:name="_Toc231291063"/>
      <w:r>
        <w:rPr>
          <w:lang w:val="fr-FR"/>
        </w:rPr>
        <w:t>4.5 Impact opérationnel et aide à la décision</w:t>
      </w:r>
      <w:bookmarkEnd w:id="580"/>
    </w:p>
    <w:p w14:paraId="71E453D5" w14:textId="77777777" w:rsidR="006573EB" w:rsidRPr="006D414D" w:rsidRDefault="00C2228B">
      <w:pPr>
        <w:spacing w:after="120"/>
        <w:ind w:firstLine="567"/>
        <w:jc w:val="both"/>
        <w:rPr>
          <w:sz w:val="24"/>
          <w:szCs w:val="24"/>
          <w:lang w:val="fr-FR"/>
        </w:rPr>
      </w:pPr>
      <w:r>
        <w:rPr>
          <w:rFonts w:ascii="Times New Roman" w:hAnsi="Times New Roman"/>
          <w:sz w:val="24"/>
          <w:szCs w:val="24"/>
          <w:lang w:val="fr-FR"/>
        </w:rPr>
        <w:t>Au-delà de sa valeur scientifique, ce pipeline présente un intérêt opérationnel concret pour le développement du médicament :</w:t>
      </w:r>
    </w:p>
    <w:p w14:paraId="5F710937"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Support au choix de la dose de départ en FIH (First-in-Human) : simulation de la distribution de grades attendus à différentes doses humaines, permettant de sélectionner une dose initiale associée à un risque de G3-4 inférieur à un seuil préétabli (ex. &lt; 10%)</w:t>
      </w:r>
    </w:p>
    <w:p w14:paraId="0E7B601F"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xml:space="preserve">• Optimisation du monitoring clinique : prédiction du </w:t>
      </w:r>
      <w:proofErr w:type="gramStart"/>
      <w:r>
        <w:rPr>
          <w:rFonts w:ascii="Times New Roman" w:hAnsi="Times New Roman"/>
          <w:sz w:val="24"/>
          <w:szCs w:val="24"/>
          <w:lang w:val="fr-FR"/>
        </w:rPr>
        <w:t>timing</w:t>
      </w:r>
      <w:proofErr w:type="gramEnd"/>
      <w:r>
        <w:rPr>
          <w:rFonts w:ascii="Times New Roman" w:hAnsi="Times New Roman"/>
          <w:sz w:val="24"/>
          <w:szCs w:val="24"/>
          <w:lang w:val="fr-FR"/>
        </w:rPr>
        <w:t xml:space="preserve"> du nadir pour guider la fréquence des hémogrammes de surveillance</w:t>
      </w:r>
    </w:p>
    <w:p w14:paraId="2E233046" w14:textId="77777777" w:rsidR="006573EB" w:rsidRPr="006D414D" w:rsidRDefault="00C2228B">
      <w:pPr>
        <w:spacing w:after="60"/>
        <w:ind w:left="283" w:hanging="227"/>
        <w:rPr>
          <w:sz w:val="24"/>
          <w:szCs w:val="24"/>
          <w:lang w:val="fr-FR"/>
        </w:rPr>
      </w:pPr>
      <w:r>
        <w:rPr>
          <w:rFonts w:ascii="Times New Roman" w:hAnsi="Times New Roman"/>
          <w:sz w:val="24"/>
          <w:szCs w:val="24"/>
          <w:lang w:val="fr-FR"/>
        </w:rPr>
        <w:t>• Communication réglementaire : les modèles M&amp;S sont valorisés par FDA et EMA comme éléments du dossier de démarrage des essais cliniques (IND/CTA), en particulier pour les composés à index thérapeutique étroit</w:t>
      </w:r>
    </w:p>
    <w:p w14:paraId="16FFAAF3" w14:textId="77777777" w:rsidR="006573EB" w:rsidRPr="00463A58" w:rsidRDefault="00C2228B">
      <w:pPr>
        <w:rPr>
          <w:lang w:val="fr-FR"/>
        </w:rPr>
      </w:pPr>
      <w:r>
        <w:rPr>
          <w:lang w:val="fr-FR"/>
        </w:rPr>
        <w:br w:type="page"/>
      </w:r>
    </w:p>
    <w:p w14:paraId="694DE49F" w14:textId="77777777" w:rsidR="006573EB" w:rsidRPr="00463A58" w:rsidRDefault="00C2228B" w:rsidP="00A41DCE">
      <w:pPr>
        <w:pStyle w:val="Titre1"/>
        <w:rPr>
          <w:lang w:val="fr-FR"/>
        </w:rPr>
      </w:pPr>
      <w:bookmarkStart w:id="581" w:name="_Toc231291064"/>
      <w:r>
        <w:rPr>
          <w:lang w:val="fr-FR"/>
        </w:rPr>
        <w:lastRenderedPageBreak/>
        <w:t>V. Conclusion</w:t>
      </w:r>
      <w:bookmarkEnd w:id="581"/>
    </w:p>
    <w:p w14:paraId="6C489860" w14:textId="77777777" w:rsidR="006573EB" w:rsidRPr="00463A58" w:rsidRDefault="00C2228B">
      <w:pPr>
        <w:spacing w:after="120"/>
        <w:ind w:firstLine="567"/>
        <w:jc w:val="both"/>
        <w:rPr>
          <w:lang w:val="fr-FR"/>
        </w:rPr>
      </w:pPr>
      <w:r>
        <w:rPr>
          <w:rFonts w:ascii="Times New Roman" w:hAnsi="Times New Roman"/>
          <w:sz w:val="24"/>
          <w:lang w:val="fr-FR"/>
        </w:rPr>
        <w:t>Ce stage m’a permis de développer un pipeline computationnel complet et reproductible de prédiction de l'</w:t>
      </w:r>
      <w:proofErr w:type="spellStart"/>
      <w:r>
        <w:rPr>
          <w:rFonts w:ascii="Times New Roman" w:hAnsi="Times New Roman"/>
          <w:sz w:val="24"/>
          <w:lang w:val="fr-FR"/>
        </w:rPr>
        <w:t>hématotoxicité</w:t>
      </w:r>
      <w:proofErr w:type="spellEnd"/>
      <w:r>
        <w:rPr>
          <w:rFonts w:ascii="Times New Roman" w:hAnsi="Times New Roman"/>
          <w:sz w:val="24"/>
          <w:lang w:val="fr-FR"/>
        </w:rPr>
        <w:t xml:space="preserve"> induite par les anticorps-drogue conjugués, de l'animal au patient.</w:t>
      </w:r>
    </w:p>
    <w:p w14:paraId="380A9B4E" w14:textId="77777777" w:rsidR="006573EB" w:rsidRPr="00463A58" w:rsidRDefault="00C2228B">
      <w:pPr>
        <w:spacing w:after="120"/>
        <w:ind w:firstLine="567"/>
        <w:jc w:val="both"/>
        <w:rPr>
          <w:lang w:val="fr-FR"/>
        </w:rPr>
      </w:pPr>
      <w:r>
        <w:rPr>
          <w:rFonts w:ascii="Times New Roman" w:hAnsi="Times New Roman"/>
          <w:sz w:val="24"/>
          <w:lang w:val="fr-FR"/>
        </w:rPr>
        <w:t xml:space="preserve">En partant de la reproduction fidèle du modèle semi-mécaniste de </w:t>
      </w:r>
      <w:proofErr w:type="spellStart"/>
      <w:r>
        <w:rPr>
          <w:rFonts w:ascii="Times New Roman" w:hAnsi="Times New Roman"/>
          <w:sz w:val="24"/>
          <w:lang w:val="fr-FR"/>
        </w:rPr>
        <w:t>Fornari</w:t>
      </w:r>
      <w:proofErr w:type="spellEnd"/>
      <w:r>
        <w:rPr>
          <w:rFonts w:ascii="Times New Roman" w:hAnsi="Times New Roman"/>
          <w:sz w:val="24"/>
          <w:lang w:val="fr-FR"/>
        </w:rPr>
        <w:t xml:space="preserve"> (2019) sur données de rat, le pipeline a été progressivement étendu au T-</w:t>
      </w:r>
      <w:proofErr w:type="spellStart"/>
      <w:r>
        <w:rPr>
          <w:rFonts w:ascii="Times New Roman" w:hAnsi="Times New Roman"/>
          <w:sz w:val="24"/>
          <w:lang w:val="fr-FR"/>
        </w:rPr>
        <w:t>DXd</w:t>
      </w:r>
      <w:proofErr w:type="spellEnd"/>
      <w:r>
        <w:rPr>
          <w:rFonts w:ascii="Times New Roman" w:hAnsi="Times New Roman"/>
          <w:sz w:val="24"/>
          <w:lang w:val="fr-FR"/>
        </w:rPr>
        <w:t xml:space="preserve"> (validation clinique en population, N=300, concordance avec FDA DESTINY-Breast01), puis à un composé en développement interne sur données NHP précliniques (8 primates, 4 niveaux de dose). Chaque étape a apporté des éléments de validation croisée et de robustesse méthodologique.</w:t>
      </w:r>
    </w:p>
    <w:p w14:paraId="09F4BFB4" w14:textId="77777777" w:rsidR="006573EB" w:rsidRPr="00463A58" w:rsidRDefault="00C2228B">
      <w:pPr>
        <w:spacing w:after="120"/>
        <w:ind w:firstLine="567"/>
        <w:jc w:val="both"/>
        <w:rPr>
          <w:lang w:val="fr-FR"/>
        </w:rPr>
      </w:pPr>
      <w:r>
        <w:rPr>
          <w:rFonts w:ascii="Times New Roman" w:hAnsi="Times New Roman"/>
          <w:sz w:val="24"/>
          <w:lang w:val="fr-FR"/>
        </w:rPr>
        <w:t xml:space="preserve">Les résultats démontrent la généricité et la puissance prédictive du cadre semi-mécaniste pour des molécules de classe ADC, avec une capacité à capturer </w:t>
      </w:r>
      <w:commentRangeStart w:id="582"/>
      <w:r>
        <w:rPr>
          <w:rFonts w:ascii="Times New Roman" w:hAnsi="Times New Roman"/>
          <w:sz w:val="24"/>
          <w:lang w:val="fr-FR"/>
        </w:rPr>
        <w:t xml:space="preserve">l'hystérèse </w:t>
      </w:r>
      <w:commentRangeEnd w:id="582"/>
      <w:r w:rsidR="00512513">
        <w:rPr>
          <w:rStyle w:val="CommentReference"/>
          <w:rFonts w:ascii="Times New Roman" w:hAnsi="Times New Roman"/>
          <w:sz w:val="24"/>
          <w:szCs w:val="22"/>
          <w:lang w:val="fr-FR"/>
        </w:rPr>
        <w:commentReference w:id="582"/>
      </w:r>
      <w:r>
        <w:rPr>
          <w:rFonts w:ascii="Times New Roman" w:hAnsi="Times New Roman"/>
          <w:sz w:val="24"/>
          <w:lang w:val="fr-FR"/>
        </w:rPr>
        <w:t>PK/PD et le délai de transit hématologique caractéristiques de ce mécanisme d'action, la dose-dépendance de la toxicité et la hiérarchie temporelle des différentes lignées hématopoïétiques.</w:t>
      </w:r>
    </w:p>
    <w:p w14:paraId="0D6B10FE" w14:textId="77777777" w:rsidR="006573EB" w:rsidRPr="00463A58" w:rsidRDefault="00C2228B">
      <w:pPr>
        <w:spacing w:after="120"/>
        <w:ind w:firstLine="567"/>
        <w:jc w:val="both"/>
        <w:rPr>
          <w:lang w:val="fr-FR"/>
        </w:rPr>
      </w:pPr>
      <w:r>
        <w:rPr>
          <w:rFonts w:ascii="Times New Roman" w:hAnsi="Times New Roman"/>
          <w:sz w:val="24"/>
          <w:lang w:val="fr-FR"/>
        </w:rPr>
        <w:t>Les perspectives d'extension vers une estimation NLME formelle (nlmixr2), l'intégration de données IC50 CFU et la validation prospective sur le premier essai clinique du composé interne constituent des suites naturelles et valorisantes à ce travail.</w:t>
      </w:r>
    </w:p>
    <w:p w14:paraId="0347C80D" w14:textId="3C89D211" w:rsidR="006573EB" w:rsidRPr="006D414D" w:rsidRDefault="006573EB">
      <w:pPr>
        <w:spacing w:after="120"/>
        <w:ind w:firstLine="567"/>
        <w:jc w:val="both"/>
        <w:rPr>
          <w:rFonts w:ascii="Times New Roman" w:hAnsi="Times New Roman"/>
          <w:sz w:val="24"/>
          <w:szCs w:val="24"/>
          <w:lang w:val="fr-FR"/>
        </w:rPr>
      </w:pPr>
      <w:r>
        <w:rPr>
          <w:rFonts w:ascii="Times New Roman" w:hAnsi="Times New Roman"/>
          <w:sz w:val="24"/>
          <w:szCs w:val="24"/>
          <w:lang w:val="fr-FR"/>
        </w:rPr>
        <w:t>Sur le plan opérationnel, ce pipeline constitue un outil d’aide à la décision directement utilisable par l’équipe PK/Toxicologie de Pierre Fabre : il permet d’anticiper la fenêtre thérapeutique du composé interne, de définir une dose de départ FIH conservatrice sur</w:t>
      </w:r>
      <w:ins w:id="583" w:author="DEL FRARI Laurence" w:date="2026-06-08T16:58:00Z" w16du:dateUtc="2026-06-08T14:58:00Z">
        <w:r>
          <w:rPr>
            <w:rFonts w:ascii="Times New Roman" w:hAnsi="Times New Roman"/>
            <w:sz w:val="24"/>
            <w:szCs w:val="24"/>
            <w:lang w:val="fr-FR"/>
          </w:rPr>
          <w:t xml:space="preserve"> </w:t>
        </w:r>
        <w:r w:rsidR="0088018D">
          <w:rPr>
            <w:rFonts w:ascii="Times New Roman" w:hAnsi="Times New Roman"/>
            <w:sz w:val="24"/>
            <w:szCs w:val="24"/>
            <w:lang w:val="fr-FR"/>
          </w:rPr>
          <w:t>une</w:t>
        </w:r>
      </w:ins>
      <w:r>
        <w:rPr>
          <w:rFonts w:ascii="Times New Roman" w:hAnsi="Times New Roman"/>
          <w:sz w:val="24"/>
          <w:szCs w:val="24"/>
          <w:lang w:val="fr-FR"/>
        </w:rPr>
        <w:t xml:space="preserve"> base quantitative, et de structurer le plan de monitoring hématologique du futur essai clinique de phase I</w:t>
      </w:r>
      <w:ins w:id="584" w:author="DEL FRARI Laurence" w:date="2026-06-08T16:58:00Z" w16du:dateUtc="2026-06-08T14:58:00Z">
        <w:r w:rsidR="003C347A">
          <w:rPr>
            <w:rFonts w:ascii="Times New Roman" w:hAnsi="Times New Roman"/>
            <w:sz w:val="24"/>
            <w:szCs w:val="24"/>
            <w:lang w:val="fr-FR"/>
          </w:rPr>
          <w:t>,</w:t>
        </w:r>
      </w:ins>
      <w:r>
        <w:rPr>
          <w:rFonts w:ascii="Times New Roman" w:hAnsi="Times New Roman"/>
          <w:sz w:val="24"/>
          <w:szCs w:val="24"/>
          <w:lang w:val="fr-FR"/>
        </w:rPr>
        <w:t xml:space="preserve"> autant d’éléments attendus dans un dossier réglementaire IND/CTA. Il convient toutefois de noter que le pipeline, bien que fonctionnel dans un environnement de script R, n’est pas encore déployé sous forme d’outil opérationnel clé-en-main : l’automatisation complète, la validation sur données prospectives et l’</w:t>
      </w:r>
      <w:del w:id="585" w:author="DEL FRARI Laurence" w:date="2026-06-08T16:59:00Z" w16du:dateUtc="2026-06-08T14:59:00Z">
        <w:r>
          <w:rPr>
            <w:rFonts w:ascii="Times New Roman" w:hAnsi="Times New Roman"/>
            <w:sz w:val="24"/>
            <w:szCs w:val="24"/>
            <w:lang w:val="fr-FR"/>
          </w:rPr>
          <w:delText>interfacçage</w:delText>
        </w:r>
      </w:del>
      <w:ins w:id="586" w:author="DEL FRARI Laurence" w:date="2026-06-08T16:59:00Z" w16du:dateUtc="2026-06-08T14:59:00Z">
        <w:r w:rsidR="0009400C">
          <w:rPr>
            <w:rFonts w:ascii="Times New Roman" w:hAnsi="Times New Roman"/>
            <w:sz w:val="24"/>
            <w:szCs w:val="24"/>
            <w:lang w:val="fr-FR"/>
          </w:rPr>
          <w:t>interfaçage</w:t>
        </w:r>
      </w:ins>
      <w:r>
        <w:rPr>
          <w:rFonts w:ascii="Times New Roman" w:hAnsi="Times New Roman"/>
          <w:sz w:val="24"/>
          <w:szCs w:val="24"/>
          <w:lang w:val="fr-FR"/>
        </w:rPr>
        <w:t xml:space="preserve"> avec les systèmes internes de Pierre Fabre constituent les prochaines étapes avant une utilisation en routine.</w:t>
      </w:r>
    </w:p>
    <w:p w14:paraId="73D2444F" w14:textId="1447995A" w:rsidR="006573EB" w:rsidRPr="006D414D" w:rsidRDefault="006573EB">
      <w:pPr>
        <w:spacing w:after="120"/>
        <w:ind w:firstLine="567"/>
        <w:jc w:val="both"/>
        <w:rPr>
          <w:rFonts w:ascii="Times New Roman" w:hAnsi="Times New Roman"/>
          <w:sz w:val="24"/>
          <w:szCs w:val="24"/>
          <w:lang w:val="fr-FR"/>
        </w:rPr>
      </w:pPr>
      <w:r>
        <w:rPr>
          <w:rFonts w:ascii="Times New Roman" w:hAnsi="Times New Roman"/>
          <w:sz w:val="24"/>
          <w:szCs w:val="24"/>
          <w:lang w:val="fr-FR"/>
        </w:rPr>
        <w:t xml:space="preserve">Ce travail illustre également la complémentarité entre la formation en science des données de santé et la pharmacologie quantitative : les outils statistiques (optimisation numérique, simulation de Monte-Carlo, analyse de sensibilité, diagnostics de validation) constituent le socle méthodologique sur lequel repose la modélisation </w:t>
      </w:r>
      <w:commentRangeStart w:id="587"/>
      <w:r>
        <w:rPr>
          <w:rFonts w:ascii="Times New Roman" w:hAnsi="Times New Roman"/>
          <w:sz w:val="24"/>
          <w:szCs w:val="24"/>
          <w:lang w:val="fr-FR"/>
        </w:rPr>
        <w:t>mécaniste</w:t>
      </w:r>
      <w:commentRangeEnd w:id="587"/>
      <w:r w:rsidR="003A0DBA">
        <w:rPr>
          <w:rStyle w:val="CommentReference"/>
          <w:rFonts w:ascii="Times New Roman" w:hAnsi="Times New Roman"/>
          <w:sz w:val="24"/>
          <w:szCs w:val="24"/>
          <w:lang w:val="fr-FR"/>
        </w:rPr>
        <w:commentReference w:id="587"/>
      </w:r>
      <w:r>
        <w:rPr>
          <w:rFonts w:ascii="Times New Roman" w:hAnsi="Times New Roman"/>
          <w:sz w:val="24"/>
          <w:szCs w:val="24"/>
          <w:lang w:val="fr-FR"/>
        </w:rPr>
        <w:t>, et leur maîtrise s’est révélée déterminante pour la robustesse et la reproductibilité du pipeline développé.</w:t>
      </w:r>
    </w:p>
    <w:p w14:paraId="64937444" w14:textId="7A779960" w:rsidR="006573EB" w:rsidRPr="006D414D" w:rsidRDefault="006573EB">
      <w:pPr>
        <w:spacing w:after="120"/>
        <w:ind w:firstLine="567"/>
        <w:jc w:val="both"/>
        <w:rPr>
          <w:rFonts w:ascii="Times New Roman" w:hAnsi="Times New Roman"/>
          <w:sz w:val="24"/>
          <w:szCs w:val="24"/>
          <w:lang w:val="fr-FR"/>
        </w:rPr>
      </w:pPr>
      <w:r>
        <w:rPr>
          <w:rFonts w:ascii="Times New Roman" w:hAnsi="Times New Roman"/>
          <w:sz w:val="24"/>
          <w:szCs w:val="24"/>
          <w:lang w:val="fr-FR"/>
        </w:rPr>
        <w:t>Plus largement, ce stage s’inscrit dans le mouvement croissant de la pharmacologie quantitative réglementaire (model-</w:t>
      </w:r>
      <w:proofErr w:type="spellStart"/>
      <w:r>
        <w:rPr>
          <w:rFonts w:ascii="Times New Roman" w:hAnsi="Times New Roman"/>
          <w:sz w:val="24"/>
          <w:szCs w:val="24"/>
          <w:lang w:val="fr-FR"/>
        </w:rPr>
        <w:t>informed</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drug</w:t>
      </w:r>
      <w:proofErr w:type="spellEnd"/>
      <w:r>
        <w:rPr>
          <w:rFonts w:ascii="Times New Roman" w:hAnsi="Times New Roman"/>
          <w:sz w:val="24"/>
          <w:szCs w:val="24"/>
          <w:lang w:val="fr-FR"/>
        </w:rPr>
        <w:t xml:space="preserve"> </w:t>
      </w:r>
      <w:proofErr w:type="spellStart"/>
      <w:r>
        <w:rPr>
          <w:rFonts w:ascii="Times New Roman" w:hAnsi="Times New Roman"/>
          <w:sz w:val="24"/>
          <w:szCs w:val="24"/>
          <w:lang w:val="fr-FR"/>
        </w:rPr>
        <w:t>development</w:t>
      </w:r>
      <w:proofErr w:type="spellEnd"/>
      <w:r>
        <w:rPr>
          <w:rFonts w:ascii="Times New Roman" w:hAnsi="Times New Roman"/>
          <w:sz w:val="24"/>
          <w:szCs w:val="24"/>
          <w:lang w:val="fr-FR"/>
        </w:rPr>
        <w:t xml:space="preserve"> MIDD), reconnu par les agences FDA et EMA comme levier d’optimisation du développement clinique des thérapies innovantes, dont les </w:t>
      </w:r>
      <w:proofErr w:type="spellStart"/>
      <w:r>
        <w:rPr>
          <w:rFonts w:ascii="Times New Roman" w:hAnsi="Times New Roman"/>
          <w:sz w:val="24"/>
          <w:szCs w:val="24"/>
          <w:lang w:val="fr-FR"/>
        </w:rPr>
        <w:t>ADCs</w:t>
      </w:r>
      <w:proofErr w:type="spellEnd"/>
      <w:r>
        <w:rPr>
          <w:rFonts w:ascii="Times New Roman" w:hAnsi="Times New Roman"/>
          <w:sz w:val="24"/>
          <w:szCs w:val="24"/>
          <w:lang w:val="fr-FR"/>
        </w:rPr>
        <w:t xml:space="preserve"> représentent aujourd’hui l’une des classes les plus prometteuses en oncologie.</w:t>
      </w:r>
    </w:p>
    <w:p w14:paraId="5F77A761" w14:textId="77777777" w:rsidR="006573EB" w:rsidRPr="00463A58" w:rsidRDefault="00C2228B">
      <w:pPr>
        <w:rPr>
          <w:lang w:val="fr-FR"/>
        </w:rPr>
      </w:pPr>
      <w:r>
        <w:rPr>
          <w:lang w:val="fr-FR"/>
        </w:rPr>
        <w:br w:type="page"/>
      </w:r>
    </w:p>
    <w:p w14:paraId="0C5D1C8B" w14:textId="77777777" w:rsidR="006573EB" w:rsidRPr="00463A58" w:rsidRDefault="00C2228B" w:rsidP="00A41DCE">
      <w:pPr>
        <w:pStyle w:val="Titre1"/>
        <w:rPr>
          <w:lang w:val="fr-FR"/>
        </w:rPr>
      </w:pPr>
      <w:bookmarkStart w:id="588" w:name="_Toc231291065"/>
      <w:r>
        <w:rPr>
          <w:lang w:val="fr-FR"/>
        </w:rPr>
        <w:lastRenderedPageBreak/>
        <w:t>Bibliographie</w:t>
      </w:r>
      <w:bookmarkEnd w:id="588"/>
    </w:p>
    <w:p w14:paraId="6B1CADFA" w14:textId="77777777" w:rsidR="006573EB" w:rsidRPr="006D414D" w:rsidRDefault="00C2228B">
      <w:pPr>
        <w:spacing w:before="40" w:after="80"/>
        <w:ind w:left="454" w:hanging="454"/>
        <w:rPr>
          <w:sz w:val="24"/>
          <w:szCs w:val="24"/>
        </w:rPr>
      </w:pPr>
      <w:r>
        <w:rPr>
          <w:rFonts w:ascii="Times New Roman" w:hAnsi="Times New Roman"/>
          <w:b/>
          <w:sz w:val="24"/>
          <w:szCs w:val="24"/>
          <w:lang w:val="fr-FR"/>
        </w:rPr>
        <w:t xml:space="preserve">1. </w:t>
      </w:r>
      <w:proofErr w:type="spellStart"/>
      <w:r>
        <w:rPr>
          <w:rFonts w:ascii="Times New Roman" w:hAnsi="Times New Roman"/>
          <w:sz w:val="24"/>
          <w:szCs w:val="24"/>
          <w:lang w:val="fr-FR"/>
        </w:rPr>
        <w:t>Fornari</w:t>
      </w:r>
      <w:proofErr w:type="spellEnd"/>
      <w:r>
        <w:rPr>
          <w:rFonts w:ascii="Times New Roman" w:hAnsi="Times New Roman"/>
          <w:sz w:val="24"/>
          <w:szCs w:val="24"/>
          <w:lang w:val="fr-FR"/>
        </w:rPr>
        <w:t xml:space="preserve"> C, et al. </w:t>
      </w:r>
      <w:r>
        <w:rPr>
          <w:rFonts w:ascii="Times New Roman" w:hAnsi="Times New Roman"/>
          <w:sz w:val="24"/>
          <w:szCs w:val="24"/>
        </w:rPr>
        <w:t xml:space="preserve">(2019). Quantifying Drug-Induced Bone Marrow Toxicity Using a Semi-Mechanistic Pharmacokinetic-Pharmacodynamic Model. CPT Pharmacometrics Syst </w:t>
      </w:r>
      <w:proofErr w:type="spellStart"/>
      <w:r>
        <w:rPr>
          <w:rFonts w:ascii="Times New Roman" w:hAnsi="Times New Roman"/>
          <w:sz w:val="24"/>
          <w:szCs w:val="24"/>
        </w:rPr>
        <w:t>Pharmacol</w:t>
      </w:r>
      <w:proofErr w:type="spellEnd"/>
      <w:r>
        <w:rPr>
          <w:rFonts w:ascii="Times New Roman" w:hAnsi="Times New Roman"/>
          <w:sz w:val="24"/>
          <w:szCs w:val="24"/>
        </w:rPr>
        <w:t>, 8(4):232–242.</w:t>
      </w:r>
    </w:p>
    <w:p w14:paraId="464B337A" w14:textId="77777777" w:rsidR="006573EB" w:rsidRPr="006D414D" w:rsidRDefault="00C2228B">
      <w:pPr>
        <w:spacing w:before="40" w:after="80"/>
        <w:ind w:left="454" w:hanging="454"/>
        <w:rPr>
          <w:sz w:val="24"/>
          <w:szCs w:val="24"/>
        </w:rPr>
      </w:pPr>
      <w:r>
        <w:rPr>
          <w:rFonts w:ascii="Times New Roman" w:hAnsi="Times New Roman"/>
          <w:b/>
          <w:sz w:val="24"/>
          <w:szCs w:val="24"/>
        </w:rPr>
        <w:t xml:space="preserve">2. </w:t>
      </w:r>
      <w:r>
        <w:rPr>
          <w:rFonts w:ascii="Times New Roman" w:hAnsi="Times New Roman"/>
          <w:sz w:val="24"/>
          <w:szCs w:val="24"/>
        </w:rPr>
        <w:t>Friberg LE, Henningsson A, Maas H, Nguyen L, Karlsson MO. (2002). Model of chemotherapy-induced myelosuppression with parameter consistency across drugs. J Clin Oncol, 20(24):4713–4721.</w:t>
      </w:r>
    </w:p>
    <w:p w14:paraId="4E029946" w14:textId="77777777" w:rsidR="006573EB" w:rsidRPr="006D414D" w:rsidRDefault="00C2228B">
      <w:pPr>
        <w:spacing w:before="40" w:after="80"/>
        <w:ind w:left="454" w:hanging="454"/>
        <w:rPr>
          <w:sz w:val="24"/>
          <w:szCs w:val="24"/>
        </w:rPr>
      </w:pPr>
      <w:r>
        <w:rPr>
          <w:rFonts w:ascii="Times New Roman" w:hAnsi="Times New Roman"/>
          <w:b/>
          <w:sz w:val="24"/>
          <w:szCs w:val="24"/>
        </w:rPr>
        <w:t xml:space="preserve">3. </w:t>
      </w:r>
      <w:proofErr w:type="spellStart"/>
      <w:r>
        <w:rPr>
          <w:rFonts w:ascii="Times New Roman" w:hAnsi="Times New Roman"/>
          <w:sz w:val="24"/>
          <w:szCs w:val="24"/>
        </w:rPr>
        <w:t>Ogitani</w:t>
      </w:r>
      <w:proofErr w:type="spellEnd"/>
      <w:r>
        <w:rPr>
          <w:rFonts w:ascii="Times New Roman" w:hAnsi="Times New Roman"/>
          <w:sz w:val="24"/>
          <w:szCs w:val="24"/>
        </w:rPr>
        <w:t xml:space="preserve"> Y, et al. (2016). DS-8201a, A Novel HER2-Targeting ADC with a Novel DNA Topoisomerase I Inhibitor, Demonstrates a Promising Antitumor Efficacy with Differentiation from T-DM1. Clin Cancer Res, 22(20):5097–5108.</w:t>
      </w:r>
    </w:p>
    <w:p w14:paraId="54BEF6FC" w14:textId="77777777" w:rsidR="006573EB" w:rsidRPr="006D414D" w:rsidRDefault="00C2228B">
      <w:pPr>
        <w:spacing w:before="40" w:after="80"/>
        <w:ind w:left="454" w:hanging="454"/>
        <w:rPr>
          <w:sz w:val="24"/>
          <w:szCs w:val="24"/>
        </w:rPr>
      </w:pPr>
      <w:r>
        <w:rPr>
          <w:rFonts w:ascii="Times New Roman" w:hAnsi="Times New Roman"/>
          <w:b/>
          <w:sz w:val="24"/>
          <w:szCs w:val="24"/>
        </w:rPr>
        <w:t xml:space="preserve">4. </w:t>
      </w:r>
      <w:r>
        <w:rPr>
          <w:rFonts w:ascii="Times New Roman" w:hAnsi="Times New Roman"/>
          <w:sz w:val="24"/>
          <w:szCs w:val="24"/>
        </w:rPr>
        <w:t xml:space="preserve">Modi S, et al. (2020). Trastuzumab </w:t>
      </w:r>
      <w:proofErr w:type="spellStart"/>
      <w:proofErr w:type="gramStart"/>
      <w:r>
        <w:rPr>
          <w:rFonts w:ascii="Times New Roman" w:hAnsi="Times New Roman"/>
          <w:sz w:val="24"/>
          <w:szCs w:val="24"/>
        </w:rPr>
        <w:t>Deruxtecan</w:t>
      </w:r>
      <w:proofErr w:type="spellEnd"/>
      <w:r>
        <w:rPr>
          <w:rFonts w:ascii="Times New Roman" w:hAnsi="Times New Roman"/>
          <w:sz w:val="24"/>
          <w:szCs w:val="24"/>
        </w:rPr>
        <w:t xml:space="preserve"> in</w:t>
      </w:r>
      <w:proofErr w:type="gramEnd"/>
      <w:r>
        <w:rPr>
          <w:rFonts w:ascii="Times New Roman" w:hAnsi="Times New Roman"/>
          <w:sz w:val="24"/>
          <w:szCs w:val="24"/>
        </w:rPr>
        <w:t xml:space="preserve"> Previously Treated HER2-Positive Breast Cancer. N Engl J Med, 382(7):610–621. [DESTINY-Breast01</w:t>
      </w:r>
    </w:p>
    <w:p w14:paraId="3D15F23F" w14:textId="5943F5E7" w:rsidR="006573EB" w:rsidRPr="006D414D" w:rsidRDefault="00C2228B">
      <w:pPr>
        <w:spacing w:before="40" w:after="80"/>
        <w:ind w:left="454" w:hanging="454"/>
        <w:rPr>
          <w:sz w:val="24"/>
          <w:szCs w:val="24"/>
        </w:rPr>
      </w:pPr>
      <w:r>
        <w:rPr>
          <w:rFonts w:ascii="Times New Roman" w:hAnsi="Times New Roman"/>
          <w:b/>
          <w:sz w:val="24"/>
          <w:szCs w:val="24"/>
        </w:rPr>
        <w:t xml:space="preserve">5. </w:t>
      </w:r>
      <w:r>
        <w:rPr>
          <w:rFonts w:ascii="Times New Roman" w:hAnsi="Times New Roman"/>
          <w:sz w:val="24"/>
          <w:szCs w:val="24"/>
        </w:rPr>
        <w:t xml:space="preserve">FDA Center for Drug Evaluation and Research. (2019). BLA 761139 Trastuzumab </w:t>
      </w:r>
      <w:proofErr w:type="spellStart"/>
      <w:r>
        <w:rPr>
          <w:rFonts w:ascii="Times New Roman" w:hAnsi="Times New Roman"/>
          <w:sz w:val="24"/>
          <w:szCs w:val="24"/>
        </w:rPr>
        <w:t>deruxtecan</w:t>
      </w:r>
      <w:proofErr w:type="spellEnd"/>
      <w:r>
        <w:rPr>
          <w:rFonts w:ascii="Times New Roman" w:hAnsi="Times New Roman"/>
          <w:sz w:val="24"/>
          <w:szCs w:val="24"/>
        </w:rPr>
        <w:t>. Clinical Pharmacology Review and Integrated Summary. FDA.gov.</w:t>
      </w:r>
    </w:p>
    <w:p w14:paraId="0DFB266B" w14:textId="77777777" w:rsidR="006573EB" w:rsidRPr="006D414D" w:rsidRDefault="00C2228B">
      <w:pPr>
        <w:spacing w:before="40" w:after="80"/>
        <w:ind w:left="454" w:hanging="454"/>
        <w:rPr>
          <w:sz w:val="24"/>
          <w:szCs w:val="24"/>
        </w:rPr>
      </w:pPr>
      <w:r>
        <w:rPr>
          <w:rFonts w:ascii="Times New Roman" w:hAnsi="Times New Roman"/>
          <w:b/>
          <w:sz w:val="24"/>
          <w:szCs w:val="24"/>
        </w:rPr>
        <w:t xml:space="preserve">6. </w:t>
      </w:r>
      <w:r>
        <w:rPr>
          <w:rFonts w:ascii="Times New Roman" w:hAnsi="Times New Roman"/>
          <w:sz w:val="24"/>
          <w:szCs w:val="24"/>
        </w:rPr>
        <w:t>National Cancer Institute. (2017). Common Terminology Criteria for Adverse Events (CTCAE) Version 5.0. U.S. Department of Health and Human Services.</w:t>
      </w:r>
    </w:p>
    <w:p w14:paraId="76FD8DF1" w14:textId="77777777" w:rsidR="006573EB" w:rsidRPr="006D414D" w:rsidRDefault="00C2228B">
      <w:pPr>
        <w:spacing w:before="40" w:after="80"/>
        <w:ind w:left="454" w:hanging="454"/>
        <w:rPr>
          <w:sz w:val="24"/>
          <w:szCs w:val="24"/>
        </w:rPr>
      </w:pPr>
      <w:r>
        <w:rPr>
          <w:rFonts w:ascii="Times New Roman" w:hAnsi="Times New Roman"/>
          <w:b/>
          <w:sz w:val="24"/>
          <w:szCs w:val="24"/>
        </w:rPr>
        <w:t xml:space="preserve">7. </w:t>
      </w:r>
      <w:r>
        <w:rPr>
          <w:rFonts w:ascii="Times New Roman" w:hAnsi="Times New Roman"/>
          <w:sz w:val="24"/>
          <w:szCs w:val="24"/>
        </w:rPr>
        <w:t>Wang W, et al. (2014). Antibody-Drug Conjugate Pharmacokinetics and Pharmacodynamics: Case Studies. Pharm Res, 31(12):3276–3292.</w:t>
      </w:r>
    </w:p>
    <w:p w14:paraId="783B43CB" w14:textId="77777777" w:rsidR="006573EB" w:rsidRPr="006D414D" w:rsidRDefault="00C2228B">
      <w:pPr>
        <w:spacing w:before="40" w:after="80"/>
        <w:ind w:left="454" w:hanging="454"/>
        <w:rPr>
          <w:sz w:val="24"/>
          <w:szCs w:val="24"/>
        </w:rPr>
      </w:pPr>
      <w:r>
        <w:rPr>
          <w:rFonts w:ascii="Times New Roman" w:hAnsi="Times New Roman"/>
          <w:b/>
          <w:sz w:val="24"/>
          <w:szCs w:val="24"/>
        </w:rPr>
        <w:t xml:space="preserve">8. </w:t>
      </w:r>
      <w:r>
        <w:rPr>
          <w:rFonts w:ascii="Times New Roman" w:hAnsi="Times New Roman"/>
          <w:sz w:val="24"/>
          <w:szCs w:val="24"/>
        </w:rPr>
        <w:t>Wang J, Peng G. (2022). rxode2: Fast Numerical ODE System Solver for R. R package version 2.0.x. CRAN.</w:t>
      </w:r>
    </w:p>
    <w:p w14:paraId="14A4BCA8" w14:textId="77777777" w:rsidR="006573EB" w:rsidRPr="006D414D" w:rsidRDefault="00C2228B">
      <w:pPr>
        <w:spacing w:before="40" w:after="80"/>
        <w:ind w:left="454" w:hanging="454"/>
        <w:rPr>
          <w:sz w:val="24"/>
          <w:szCs w:val="24"/>
        </w:rPr>
      </w:pPr>
      <w:r>
        <w:rPr>
          <w:rFonts w:ascii="Times New Roman" w:hAnsi="Times New Roman"/>
          <w:b/>
          <w:sz w:val="24"/>
          <w:szCs w:val="24"/>
        </w:rPr>
        <w:t xml:space="preserve">9. </w:t>
      </w:r>
      <w:proofErr w:type="spellStart"/>
      <w:r>
        <w:rPr>
          <w:rFonts w:ascii="Times New Roman" w:hAnsi="Times New Roman"/>
          <w:sz w:val="24"/>
          <w:szCs w:val="24"/>
        </w:rPr>
        <w:t>Krzyzanski</w:t>
      </w:r>
      <w:proofErr w:type="spellEnd"/>
      <w:r>
        <w:rPr>
          <w:rFonts w:ascii="Times New Roman" w:hAnsi="Times New Roman"/>
          <w:sz w:val="24"/>
          <w:szCs w:val="24"/>
        </w:rPr>
        <w:t xml:space="preserve"> W, et al. (2006). Basic pharmacodynamic models for agents that alter the lifespan distribution of natural cells. J </w:t>
      </w:r>
      <w:proofErr w:type="spellStart"/>
      <w:r>
        <w:rPr>
          <w:rFonts w:ascii="Times New Roman" w:hAnsi="Times New Roman"/>
          <w:sz w:val="24"/>
          <w:szCs w:val="24"/>
        </w:rPr>
        <w:t>Pharmacokinet</w:t>
      </w:r>
      <w:proofErr w:type="spellEnd"/>
      <w:r>
        <w:rPr>
          <w:rFonts w:ascii="Times New Roman" w:hAnsi="Times New Roman"/>
          <w:sz w:val="24"/>
          <w:szCs w:val="24"/>
        </w:rPr>
        <w:t xml:space="preserve"> </w:t>
      </w:r>
      <w:proofErr w:type="spellStart"/>
      <w:r>
        <w:rPr>
          <w:rFonts w:ascii="Times New Roman" w:hAnsi="Times New Roman"/>
          <w:sz w:val="24"/>
          <w:szCs w:val="24"/>
        </w:rPr>
        <w:t>Pharmacodyn</w:t>
      </w:r>
      <w:proofErr w:type="spellEnd"/>
      <w:r>
        <w:rPr>
          <w:rFonts w:ascii="Times New Roman" w:hAnsi="Times New Roman"/>
          <w:sz w:val="24"/>
          <w:szCs w:val="24"/>
        </w:rPr>
        <w:t>, 33(5):523–554.</w:t>
      </w:r>
    </w:p>
    <w:p w14:paraId="0EE640E4" w14:textId="77777777" w:rsidR="006573EB" w:rsidRPr="006D414D" w:rsidRDefault="00C2228B">
      <w:pPr>
        <w:spacing w:before="40" w:after="80"/>
        <w:ind w:left="454" w:hanging="454"/>
        <w:rPr>
          <w:sz w:val="24"/>
          <w:szCs w:val="24"/>
        </w:rPr>
      </w:pPr>
      <w:r>
        <w:rPr>
          <w:rFonts w:ascii="Times New Roman" w:hAnsi="Times New Roman"/>
          <w:b/>
          <w:sz w:val="24"/>
          <w:szCs w:val="24"/>
        </w:rPr>
        <w:t xml:space="preserve">10. </w:t>
      </w:r>
      <w:proofErr w:type="spellStart"/>
      <w:r>
        <w:rPr>
          <w:rFonts w:ascii="Times New Roman" w:hAnsi="Times New Roman"/>
          <w:sz w:val="24"/>
          <w:szCs w:val="24"/>
        </w:rPr>
        <w:t>Gibiansky</w:t>
      </w:r>
      <w:proofErr w:type="spellEnd"/>
      <w:r>
        <w:rPr>
          <w:rFonts w:ascii="Times New Roman" w:hAnsi="Times New Roman"/>
          <w:sz w:val="24"/>
          <w:szCs w:val="24"/>
        </w:rPr>
        <w:t xml:space="preserve"> L, </w:t>
      </w:r>
      <w:proofErr w:type="spellStart"/>
      <w:r>
        <w:rPr>
          <w:rFonts w:ascii="Times New Roman" w:hAnsi="Times New Roman"/>
          <w:sz w:val="24"/>
          <w:szCs w:val="24"/>
        </w:rPr>
        <w:t>Gibiansky</w:t>
      </w:r>
      <w:proofErr w:type="spellEnd"/>
      <w:r>
        <w:rPr>
          <w:rFonts w:ascii="Times New Roman" w:hAnsi="Times New Roman"/>
          <w:sz w:val="24"/>
          <w:szCs w:val="24"/>
        </w:rPr>
        <w:t xml:space="preserve"> E. (2014). Target-Mediated Drug Disposition Model for Drugs That Bind to More Than One Target. J </w:t>
      </w:r>
      <w:proofErr w:type="spellStart"/>
      <w:r>
        <w:rPr>
          <w:rFonts w:ascii="Times New Roman" w:hAnsi="Times New Roman"/>
          <w:sz w:val="24"/>
          <w:szCs w:val="24"/>
        </w:rPr>
        <w:t>Pharmacokinet</w:t>
      </w:r>
      <w:proofErr w:type="spellEnd"/>
      <w:r>
        <w:rPr>
          <w:rFonts w:ascii="Times New Roman" w:hAnsi="Times New Roman"/>
          <w:sz w:val="24"/>
          <w:szCs w:val="24"/>
        </w:rPr>
        <w:t xml:space="preserve"> </w:t>
      </w:r>
      <w:proofErr w:type="spellStart"/>
      <w:r>
        <w:rPr>
          <w:rFonts w:ascii="Times New Roman" w:hAnsi="Times New Roman"/>
          <w:sz w:val="24"/>
          <w:szCs w:val="24"/>
        </w:rPr>
        <w:t>Pharmacodyn</w:t>
      </w:r>
      <w:proofErr w:type="spellEnd"/>
      <w:r>
        <w:rPr>
          <w:rFonts w:ascii="Times New Roman" w:hAnsi="Times New Roman"/>
          <w:sz w:val="24"/>
          <w:szCs w:val="24"/>
        </w:rPr>
        <w:t>, 41(4):285–303.</w:t>
      </w:r>
    </w:p>
    <w:p w14:paraId="1D440001" w14:textId="1D440001" w:rsidR="006573EB" w:rsidRPr="00463A58" w:rsidRDefault="00C2228B">
      <w:pPr>
        <w:spacing w:after="120"/>
        <w:rPr>
          <w:rFonts w:ascii="Times New Roman" w:hAnsi="Times New Roman"/>
          <w:sz w:val="24"/>
          <w:szCs w:val="24"/>
          <w:lang w:val="fr-FR"/>
        </w:rPr>
      </w:pPr>
      <w:r>
        <w:rPr>
          <w:rFonts w:ascii="Times New Roman" w:hAnsi="Times New Roman"/>
          <w:sz w:val="24"/>
          <w:szCs w:val="24"/>
        </w:rPr>
        <w:t xml:space="preserve">11. Bergstrand M, Karlsson MO. (2011). Handling Data Below the Limit of Quantification in Mixed Effect Models for Continuous Data: An Evaluation of Methods. </w:t>
      </w:r>
      <w:r>
        <w:rPr>
          <w:rFonts w:ascii="Times New Roman" w:hAnsi="Times New Roman"/>
          <w:sz w:val="24"/>
          <w:szCs w:val="24"/>
          <w:lang w:val="fr-FR"/>
        </w:rPr>
        <w:t>AAPS J, 13(3</w:t>
      </w:r>
      <w:proofErr w:type="gramStart"/>
      <w:r>
        <w:rPr>
          <w:rFonts w:ascii="Times New Roman" w:hAnsi="Times New Roman"/>
          <w:sz w:val="24"/>
          <w:szCs w:val="24"/>
          <w:lang w:val="fr-FR"/>
        </w:rPr>
        <w:t>):</w:t>
      </w:r>
      <w:proofErr w:type="gramEnd"/>
      <w:r>
        <w:rPr>
          <w:rFonts w:ascii="Times New Roman" w:hAnsi="Times New Roman"/>
          <w:sz w:val="24"/>
          <w:szCs w:val="24"/>
          <w:lang w:val="fr-FR"/>
        </w:rPr>
        <w:t>371–380. [Référence méthodologique pour les diagnostics GOF et VPC en pharmacométrie</w:t>
      </w:r>
    </w:p>
    <w:p w14:paraId="3BACE14B" w14:textId="77777777" w:rsidR="006573EB" w:rsidRPr="00463A58" w:rsidRDefault="00C2228B">
      <w:pPr>
        <w:rPr>
          <w:lang w:val="fr-FR"/>
        </w:rPr>
      </w:pPr>
      <w:r>
        <w:rPr>
          <w:lang w:val="fr-FR"/>
        </w:rPr>
        <w:br w:type="page"/>
      </w:r>
    </w:p>
    <w:p w14:paraId="724BC732" w14:textId="77777777" w:rsidR="006573EB" w:rsidRPr="00463A58" w:rsidRDefault="00C2228B" w:rsidP="00A41DCE">
      <w:pPr>
        <w:pStyle w:val="Titre1"/>
        <w:rPr>
          <w:lang w:val="fr-FR"/>
        </w:rPr>
      </w:pPr>
      <w:bookmarkStart w:id="589" w:name="_Toc231291066"/>
      <w:r>
        <w:rPr>
          <w:lang w:val="fr-FR"/>
        </w:rPr>
        <w:lastRenderedPageBreak/>
        <w:t>Annexes</w:t>
      </w:r>
      <w:bookmarkEnd w:id="589"/>
    </w:p>
    <w:p w14:paraId="6025B7E8" w14:textId="1F3D8CD7" w:rsidR="006573EB" w:rsidRPr="00463A58" w:rsidRDefault="00C2228B" w:rsidP="00A41DCE">
      <w:pPr>
        <w:pStyle w:val="Titre2"/>
        <w:rPr>
          <w:lang w:val="fr-FR"/>
        </w:rPr>
      </w:pPr>
      <w:bookmarkStart w:id="590" w:name="_Toc231291067"/>
      <w:r>
        <w:rPr>
          <w:lang w:val="fr-FR"/>
        </w:rPr>
        <w:t>Annexe A1 Système d'équations ODE complet</w:t>
      </w:r>
      <w:bookmarkEnd w:id="590"/>
    </w:p>
    <w:p w14:paraId="220D2B1B" w14:textId="77777777" w:rsidR="006573EB" w:rsidRDefault="00C2228B">
      <w:pPr>
        <w:spacing w:after="120"/>
        <w:ind w:firstLine="567"/>
        <w:jc w:val="both"/>
        <w:rPr>
          <w:rFonts w:ascii="Times New Roman" w:hAnsi="Times New Roman"/>
          <w:sz w:val="24"/>
          <w:lang w:val="fr-FR"/>
        </w:rPr>
      </w:pPr>
      <w:r>
        <w:rPr>
          <w:rFonts w:ascii="Times New Roman" w:hAnsi="Times New Roman"/>
          <w:sz w:val="24"/>
          <w:lang w:val="fr-FR"/>
        </w:rPr>
        <w:t>Compartiment de dommage :</w:t>
      </w:r>
    </w:p>
    <w:p w14:paraId="18FAC2DA" w14:textId="41B51C36" w:rsidR="00DC3D39" w:rsidRPr="00DC3D39" w:rsidRDefault="00F72638">
      <w:pPr>
        <w:spacing w:after="120"/>
        <w:ind w:firstLine="567"/>
        <w:jc w:val="both"/>
      </w:pPr>
      <m:oMathPara>
        <m:oMath>
          <m:f>
            <m:fPr>
              <m:ctrlPr>
                <w:rPr>
                  <w:rFonts w:ascii="Cambria Math" w:hAnsi="Cambria Math"/>
                  <w:i/>
                  <w:lang w:val="fr-FR"/>
                </w:rPr>
              </m:ctrlPr>
            </m:fPr>
            <m:num>
              <m:r>
                <w:rPr>
                  <w:rFonts w:ascii="Cambria Math" w:hAnsi="Cambria Math"/>
                  <w:lang w:val="fr-FR"/>
                </w:rPr>
                <m:t>dDamage</m:t>
              </m:r>
            </m:num>
            <m:den>
              <m:r>
                <w:rPr>
                  <w:rFonts w:ascii="Cambria Math" w:hAnsi="Cambria Math"/>
                  <w:lang w:val="fr-FR"/>
                </w:rPr>
                <m:t>dt</m:t>
              </m:r>
            </m:den>
          </m:f>
          <m:r>
            <w:rPr>
              <w:rFonts w:ascii="Cambria Math" w:hAnsi="Cambria Math"/>
              <w:lang w:val="fr-FR"/>
            </w:rPr>
            <m:t xml:space="preserve"> = </m:t>
          </m:r>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dam</m:t>
              </m:r>
            </m:sub>
          </m:sSub>
          <m:r>
            <w:rPr>
              <w:rFonts w:ascii="Cambria Math" w:hAnsi="Cambria Math"/>
              <w:lang w:val="fr-FR"/>
            </w:rPr>
            <m:t xml:space="preserve"> × </m:t>
          </m:r>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drug</m:t>
              </m:r>
            </m:sub>
          </m:sSub>
          <m:d>
            <m:dPr>
              <m:ctrlPr>
                <w:rPr>
                  <w:rFonts w:ascii="Cambria Math" w:hAnsi="Cambria Math"/>
                  <w:i/>
                  <w:lang w:val="fr-FR"/>
                </w:rPr>
              </m:ctrlPr>
            </m:dPr>
            <m:e>
              <m:r>
                <w:rPr>
                  <w:rFonts w:ascii="Cambria Math" w:hAnsi="Cambria Math"/>
                  <w:lang w:val="fr-FR"/>
                </w:rPr>
                <m:t>µM</m:t>
              </m:r>
            </m:e>
          </m:d>
          <m:r>
            <w:rPr>
              <w:rFonts w:ascii="Cambria Math" w:hAnsi="Cambria Math"/>
              <w:lang w:val="fr-FR"/>
            </w:rPr>
            <m:t xml:space="preserve">- </m:t>
          </m:r>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rep</m:t>
              </m:r>
            </m:sub>
          </m:sSub>
          <m:r>
            <w:rPr>
              <w:rFonts w:ascii="Cambria Math" w:hAnsi="Cambria Math"/>
              <w:lang w:val="fr-FR"/>
            </w:rPr>
            <m:t xml:space="preserve"> × Damage</m:t>
          </m:r>
        </m:oMath>
      </m:oMathPara>
    </w:p>
    <w:p w14:paraId="78CD6EF8" w14:textId="77777777" w:rsidR="006573EB" w:rsidRDefault="00C2228B">
      <w:pPr>
        <w:spacing w:after="120"/>
        <w:ind w:firstLine="567"/>
        <w:jc w:val="both"/>
        <w:rPr>
          <w:rFonts w:ascii="Times New Roman" w:hAnsi="Times New Roman"/>
          <w:sz w:val="24"/>
        </w:rPr>
      </w:pPr>
      <w:proofErr w:type="spellStart"/>
      <w:proofErr w:type="gramStart"/>
      <w:r>
        <w:rPr>
          <w:rFonts w:ascii="Times New Roman" w:hAnsi="Times New Roman"/>
          <w:sz w:val="24"/>
        </w:rPr>
        <w:t>Progéniteurs</w:t>
      </w:r>
      <w:proofErr w:type="spellEnd"/>
      <w:r>
        <w:rPr>
          <w:rFonts w:ascii="Times New Roman" w:hAnsi="Times New Roman"/>
          <w:sz w:val="24"/>
        </w:rPr>
        <w:t xml:space="preserve"> :</w:t>
      </w:r>
      <w:proofErr w:type="gramEnd"/>
    </w:p>
    <w:p w14:paraId="3D0470C4" w14:textId="51E8197B" w:rsidR="00DC3D39" w:rsidRPr="00DC3D39" w:rsidRDefault="00F72638" w:rsidP="00DC3D39">
      <w:pPr>
        <w:spacing w:after="120"/>
        <w:ind w:firstLine="567"/>
        <w:jc w:val="both"/>
        <w:rPr>
          <w:rFonts w:ascii="Cambria Math" w:hAnsi="Cambria Math"/>
          <w:oMath/>
        </w:rPr>
      </w:pPr>
      <m:oMathPara>
        <m:oMath>
          <m:f>
            <m:fPr>
              <m:ctrlPr>
                <w:rPr>
                  <w:rFonts w:ascii="Cambria Math" w:hAnsi="Cambria Math"/>
                  <w:i/>
                </w:rPr>
              </m:ctrlPr>
            </m:fPr>
            <m:num>
              <m:r>
                <w:rPr>
                  <w:rFonts w:ascii="Cambria Math" w:hAnsi="Cambria Math"/>
                </w:rPr>
                <m:t>dMPP</m:t>
              </m:r>
            </m:num>
            <m:den>
              <m:r>
                <w:rPr>
                  <w:rFonts w:ascii="Cambria Math" w:hAnsi="Cambria Math"/>
                </w:rPr>
                <m:t>dt</m:t>
              </m:r>
            </m:den>
          </m:f>
          <m:r>
            <w:rPr>
              <w:rFonts w:ascii="Cambria Math" w:hAnsi="Cambria Math"/>
            </w:rPr>
            <m:t xml:space="preserve">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prol</m:t>
                  </m:r>
                </m:sub>
              </m:sSub>
            </m:e>
            <m:sub>
              <m:r>
                <w:rPr>
                  <w:rFonts w:ascii="Cambria Math" w:hAnsi="Cambria Math"/>
                </w:rPr>
                <m:t>MPP</m:t>
              </m:r>
            </m:sub>
          </m:sSub>
          <m:r>
            <w:rPr>
              <w:rFonts w:ascii="Cambria Math" w:hAnsi="Cambria Math"/>
            </w:rPr>
            <m:t xml:space="preserve">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MPP</m:t>
                          </m:r>
                        </m:sub>
                      </m:sSub>
                    </m:num>
                    <m:den>
                      <m:r>
                        <w:rPr>
                          <w:rFonts w:ascii="Cambria Math" w:hAnsi="Cambria Math"/>
                        </w:rPr>
                        <m:t>MPP</m:t>
                      </m:r>
                    </m:den>
                  </m:f>
                </m:e>
              </m:d>
            </m:e>
            <m:sup>
              <m:r>
                <w:rPr>
                  <w:rFonts w:ascii="Cambria Math" w:hAnsi="Cambria Math"/>
                </w:rPr>
                <m:t>γ</m:t>
              </m:r>
            </m:sup>
          </m:sSup>
          <m:r>
            <w:rPr>
              <w:rFonts w:ascii="Cambria Math" w:hAnsi="Cambria Math"/>
            </w:rPr>
            <m:t xml:space="preserve"> × (1 - </m:t>
          </m:r>
          <m:sSub>
            <m:sSubPr>
              <m:ctrlPr>
                <w:rPr>
                  <w:rFonts w:ascii="Cambria Math" w:hAnsi="Cambria Math"/>
                  <w:i/>
                </w:rPr>
              </m:ctrlPr>
            </m:sSubPr>
            <m:e>
              <m:r>
                <w:rPr>
                  <w:rFonts w:ascii="Cambria Math" w:hAnsi="Cambria Math"/>
                </w:rPr>
                <m:t>S</m:t>
              </m:r>
            </m:e>
            <m:sub>
              <m:r>
                <w:rPr>
                  <w:rFonts w:ascii="Cambria Math" w:hAnsi="Cambria Math"/>
                </w:rPr>
                <m:t>MPP</m:t>
              </m:r>
            </m:sub>
          </m:sSub>
          <m:r>
            <w:rPr>
              <w:rFonts w:ascii="Cambria Math" w:hAnsi="Cambria Math"/>
            </w:rPr>
            <m:t xml:space="preserve"> × Damage) × MPP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tr</m:t>
                  </m:r>
                </m:sub>
              </m:sSub>
            </m:e>
            <m:sub>
              <m:r>
                <w:rPr>
                  <w:rFonts w:ascii="Cambria Math" w:hAnsi="Cambria Math"/>
                </w:rPr>
                <m:t>MPP</m:t>
              </m:r>
            </m:sub>
          </m:sSub>
          <m:r>
            <w:rPr>
              <w:rFonts w:ascii="Cambria Math" w:hAnsi="Cambria Math"/>
            </w:rPr>
            <m:t xml:space="preserve"> × MPP</m:t>
          </m:r>
        </m:oMath>
      </m:oMathPara>
    </w:p>
    <w:p w14:paraId="6E66E75B" w14:textId="1CED9025" w:rsidR="00DC3D39" w:rsidRPr="00DC3D39" w:rsidRDefault="00F72638" w:rsidP="00DC3D39">
      <w:pPr>
        <w:spacing w:after="120"/>
        <w:ind w:firstLine="567"/>
        <w:jc w:val="both"/>
        <w:rPr>
          <w:rFonts w:ascii="Cambria Math" w:hAnsi="Cambria Math"/>
          <w:oMath/>
        </w:rPr>
      </w:pPr>
      <m:oMathPara>
        <m:oMath>
          <m:f>
            <m:fPr>
              <m:ctrlPr>
                <w:rPr>
                  <w:rFonts w:ascii="Cambria Math" w:hAnsi="Cambria Math"/>
                  <w:i/>
                </w:rPr>
              </m:ctrlPr>
            </m:fPr>
            <m:num>
              <m:r>
                <w:rPr>
                  <w:rFonts w:ascii="Cambria Math" w:hAnsi="Cambria Math"/>
                </w:rPr>
                <m:t>dCMP</m:t>
              </m:r>
            </m:num>
            <m:den>
              <m:r>
                <w:rPr>
                  <w:rFonts w:ascii="Cambria Math" w:hAnsi="Cambria Math"/>
                </w:rPr>
                <m:t>dt</m:t>
              </m:r>
            </m:den>
          </m:f>
          <m:r>
            <w:rPr>
              <w:rFonts w:ascii="Cambria Math" w:hAnsi="Cambria Math"/>
            </w:rPr>
            <m:t xml:space="preserve">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tr</m:t>
                  </m:r>
                </m:sub>
              </m:sSub>
            </m:e>
            <m:sub>
              <m:r>
                <w:rPr>
                  <w:rFonts w:ascii="Cambria Math" w:hAnsi="Cambria Math"/>
                </w:rPr>
                <m:t>MPP</m:t>
              </m:r>
            </m:sub>
          </m:sSub>
          <m:r>
            <w:rPr>
              <w:rFonts w:ascii="Cambria Math" w:hAnsi="Cambria Math"/>
            </w:rPr>
            <m:t xml:space="preserve"> × MPP × 0.6 -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tr</m:t>
                  </m:r>
                </m:sub>
              </m:sSub>
            </m:e>
            <m:sub>
              <m:r>
                <w:rPr>
                  <w:rFonts w:ascii="Cambria Math" w:hAnsi="Cambria Math"/>
                </w:rPr>
                <m:t>CMP</m:t>
              </m:r>
            </m:sub>
          </m:sSub>
          <m:r>
            <w:rPr>
              <w:rFonts w:ascii="Cambria Math" w:hAnsi="Cambria Math"/>
            </w:rPr>
            <m:t xml:space="preserve">  × CMP</m:t>
          </m:r>
        </m:oMath>
      </m:oMathPara>
    </w:p>
    <w:p w14:paraId="36781522" w14:textId="37CF9A89" w:rsidR="00DC3D39" w:rsidRDefault="00F72638" w:rsidP="00DC3D39">
      <w:pPr>
        <w:spacing w:after="120"/>
        <w:ind w:firstLine="567"/>
        <w:jc w:val="both"/>
      </w:pPr>
      <m:oMathPara>
        <m:oMath>
          <m:f>
            <m:fPr>
              <m:ctrlPr>
                <w:rPr>
                  <w:rFonts w:ascii="Cambria Math" w:hAnsi="Cambria Math"/>
                  <w:i/>
                </w:rPr>
              </m:ctrlPr>
            </m:fPr>
            <m:num>
              <m:r>
                <w:rPr>
                  <w:rFonts w:ascii="Cambria Math" w:hAnsi="Cambria Math"/>
                </w:rPr>
                <m:t>dMEP</m:t>
              </m:r>
            </m:num>
            <m:den>
              <m:r>
                <w:rPr>
                  <w:rFonts w:ascii="Cambria Math" w:hAnsi="Cambria Math"/>
                </w:rPr>
                <m:t>dt</m:t>
              </m:r>
            </m:den>
          </m:f>
          <m:r>
            <w:rPr>
              <w:rFonts w:ascii="Cambria Math" w:hAnsi="Cambria Math"/>
            </w:rPr>
            <m:t xml:space="preserve">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tr</m:t>
                  </m:r>
                </m:sub>
              </m:sSub>
            </m:e>
            <m:sub>
              <m:r>
                <w:rPr>
                  <w:rFonts w:ascii="Cambria Math" w:hAnsi="Cambria Math"/>
                </w:rPr>
                <m:t>MPP</m:t>
              </m:r>
            </m:sub>
          </m:sSub>
          <m:r>
            <w:rPr>
              <w:rFonts w:ascii="Cambria Math" w:hAnsi="Cambria Math"/>
            </w:rPr>
            <m:t xml:space="preserve"> × MPP × 0.4 -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tr</m:t>
                  </m:r>
                </m:sub>
              </m:sSub>
            </m:e>
            <m:sub>
              <m:r>
                <w:rPr>
                  <w:rFonts w:ascii="Cambria Math" w:hAnsi="Cambria Math"/>
                </w:rPr>
                <m:t>MEP</m:t>
              </m:r>
            </m:sub>
          </m:sSub>
          <m:r>
            <w:rPr>
              <w:rFonts w:ascii="Cambria Math" w:hAnsi="Cambria Math"/>
            </w:rPr>
            <m:t xml:space="preserve"> × MEP</m:t>
          </m:r>
        </m:oMath>
      </m:oMathPara>
    </w:p>
    <w:p w14:paraId="39A86B4F" w14:textId="77777777" w:rsidR="006573EB" w:rsidRDefault="00C2228B">
      <w:pPr>
        <w:spacing w:after="120"/>
        <w:ind w:firstLine="567"/>
        <w:jc w:val="both"/>
        <w:rPr>
          <w:rFonts w:ascii="Times New Roman" w:hAnsi="Times New Roman"/>
          <w:sz w:val="24"/>
        </w:rPr>
      </w:pPr>
      <w:proofErr w:type="spellStart"/>
      <w:r>
        <w:rPr>
          <w:rFonts w:ascii="Times New Roman" w:hAnsi="Times New Roman"/>
          <w:sz w:val="24"/>
        </w:rPr>
        <w:t>Lignée</w:t>
      </w:r>
      <w:proofErr w:type="spellEnd"/>
      <w:r>
        <w:rPr>
          <w:rFonts w:ascii="Times New Roman" w:hAnsi="Times New Roman"/>
          <w:sz w:val="24"/>
        </w:rPr>
        <w:t xml:space="preserve"> </w:t>
      </w:r>
      <w:proofErr w:type="spellStart"/>
      <w:proofErr w:type="gramStart"/>
      <w:r>
        <w:rPr>
          <w:rFonts w:ascii="Times New Roman" w:hAnsi="Times New Roman"/>
          <w:sz w:val="24"/>
        </w:rPr>
        <w:t>myéloïde</w:t>
      </w:r>
      <w:proofErr w:type="spellEnd"/>
      <w:r>
        <w:rPr>
          <w:rFonts w:ascii="Times New Roman" w:hAnsi="Times New Roman"/>
          <w:sz w:val="24"/>
        </w:rPr>
        <w:t xml:space="preserve"> :</w:t>
      </w:r>
      <w:proofErr w:type="gramEnd"/>
    </w:p>
    <w:p w14:paraId="7E247A47" w14:textId="52C7C0AC" w:rsidR="00DC3D39" w:rsidRPr="00DC3D39" w:rsidRDefault="00F72638" w:rsidP="00DC3D39">
      <w:pPr>
        <w:spacing w:after="120"/>
        <w:ind w:firstLine="567"/>
        <w:jc w:val="both"/>
        <w:rPr>
          <w:rFonts w:ascii="Cambria Math" w:hAnsi="Cambria Math"/>
          <w:oMath/>
        </w:rPr>
      </w:pPr>
      <m:oMathPara>
        <m:oMath>
          <m:f>
            <m:fPr>
              <m:ctrlPr>
                <w:rPr>
                  <w:rFonts w:ascii="Cambria Math" w:hAnsi="Cambria Math"/>
                  <w:i/>
                </w:rPr>
              </m:ctrlPr>
            </m:fPr>
            <m:num>
              <m:r>
                <w:rPr>
                  <w:rFonts w:ascii="Cambria Math" w:hAnsi="Cambria Math"/>
                </w:rPr>
                <m:t>dNeut</m:t>
              </m:r>
            </m:num>
            <m:den>
              <m:r>
                <w:rPr>
                  <w:rFonts w:ascii="Cambria Math" w:hAnsi="Cambria Math"/>
                </w:rPr>
                <m:t>dt</m:t>
              </m:r>
            </m:den>
          </m:f>
          <m:r>
            <w:rPr>
              <w:rFonts w:ascii="Cambria Math" w:hAnsi="Cambria Math"/>
            </w:rPr>
            <m:t xml:space="preserve">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tr</m:t>
                  </m:r>
                </m:sub>
              </m:sSub>
            </m:e>
            <m:sub>
              <m:r>
                <w:rPr>
                  <w:rFonts w:ascii="Cambria Math" w:hAnsi="Cambria Math"/>
                </w:rPr>
                <m:t>CMP</m:t>
              </m:r>
            </m:sub>
          </m:sSub>
          <m:r>
            <w:rPr>
              <w:rFonts w:ascii="Cambria Math" w:hAnsi="Cambria Math"/>
            </w:rPr>
            <m:t xml:space="preserve"> × (1 - </m:t>
          </m:r>
          <m:sSub>
            <m:sSubPr>
              <m:ctrlPr>
                <w:rPr>
                  <w:rFonts w:ascii="Cambria Math" w:hAnsi="Cambria Math"/>
                  <w:i/>
                </w:rPr>
              </m:ctrlPr>
            </m:sSubPr>
            <m:e>
              <m:r>
                <w:rPr>
                  <w:rFonts w:ascii="Cambria Math" w:hAnsi="Cambria Math"/>
                </w:rPr>
                <m:t>S</m:t>
              </m:r>
            </m:e>
            <m:sub>
              <m:r>
                <w:rPr>
                  <w:rFonts w:ascii="Cambria Math" w:hAnsi="Cambria Math"/>
                </w:rPr>
                <m:t>CMP</m:t>
              </m:r>
            </m:sub>
          </m:sSub>
          <m:r>
            <w:rPr>
              <w:rFonts w:ascii="Cambria Math" w:hAnsi="Cambria Math"/>
            </w:rPr>
            <m:t xml:space="preserve"> × Damage) × CMP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e</m:t>
                  </m:r>
                </m:sub>
              </m:sSub>
            </m:e>
            <m:sub>
              <m:r>
                <w:rPr>
                  <w:rFonts w:ascii="Cambria Math" w:hAnsi="Cambria Math"/>
                </w:rPr>
                <m:t>Neut</m:t>
              </m:r>
            </m:sub>
          </m:sSub>
          <m:r>
            <w:rPr>
              <w:rFonts w:ascii="Cambria Math" w:hAnsi="Cambria Math"/>
            </w:rPr>
            <m:t xml:space="preserve"> × Neut</m:t>
          </m:r>
        </m:oMath>
      </m:oMathPara>
    </w:p>
    <w:p w14:paraId="64FDD4A1" w14:textId="4CC79F7B" w:rsidR="00DC3D39" w:rsidRDefault="00F72638" w:rsidP="00DC3D39">
      <w:pPr>
        <w:spacing w:after="120"/>
        <w:ind w:firstLine="567"/>
        <w:jc w:val="both"/>
      </w:pPr>
      <m:oMathPara>
        <m:oMath>
          <m:f>
            <m:fPr>
              <m:ctrlPr>
                <w:rPr>
                  <w:rFonts w:ascii="Cambria Math" w:hAnsi="Cambria Math"/>
                  <w:i/>
                </w:rPr>
              </m:ctrlPr>
            </m:fPr>
            <m:num>
              <m:r>
                <w:rPr>
                  <w:rFonts w:ascii="Cambria Math" w:hAnsi="Cambria Math"/>
                </w:rPr>
                <m:t>dMono</m:t>
              </m:r>
            </m:num>
            <m:den>
              <m:r>
                <w:rPr>
                  <w:rFonts w:ascii="Cambria Math" w:hAnsi="Cambria Math"/>
                </w:rPr>
                <m:t>dt</m:t>
              </m:r>
            </m:den>
          </m:f>
          <m:r>
            <w:rPr>
              <w:rFonts w:ascii="Cambria Math" w:hAnsi="Cambria Math"/>
            </w:rPr>
            <m:t xml:space="preserve">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tr</m:t>
                  </m:r>
                </m:sub>
              </m:sSub>
            </m:e>
            <m:sub>
              <m:r>
                <w:rPr>
                  <w:rFonts w:ascii="Cambria Math" w:hAnsi="Cambria Math"/>
                </w:rPr>
                <m:t>CMP</m:t>
              </m:r>
            </m:sub>
          </m:sSub>
          <m:r>
            <w:rPr>
              <w:rFonts w:ascii="Cambria Math" w:hAnsi="Cambria Math"/>
            </w:rPr>
            <m:t xml:space="preserve"> × (1 - </m:t>
          </m:r>
          <m:sSub>
            <m:sSubPr>
              <m:ctrlPr>
                <w:rPr>
                  <w:rFonts w:ascii="Cambria Math" w:hAnsi="Cambria Math"/>
                  <w:i/>
                </w:rPr>
              </m:ctrlPr>
            </m:sSubPr>
            <m:e>
              <m:r>
                <w:rPr>
                  <w:rFonts w:ascii="Cambria Math" w:hAnsi="Cambria Math"/>
                </w:rPr>
                <m:t>S</m:t>
              </m:r>
            </m:e>
            <m:sub>
              <m:r>
                <w:rPr>
                  <w:rFonts w:ascii="Cambria Math" w:hAnsi="Cambria Math"/>
                </w:rPr>
                <m:t>CMP</m:t>
              </m:r>
            </m:sub>
          </m:sSub>
          <m:r>
            <w:rPr>
              <w:rFonts w:ascii="Cambria Math" w:hAnsi="Cambria Math"/>
            </w:rPr>
            <m:t xml:space="preserve"> × Damage) × CMP × </m:t>
          </m:r>
          <m:sSub>
            <m:sSubPr>
              <m:ctrlPr>
                <w:rPr>
                  <w:rFonts w:ascii="Cambria Math" w:hAnsi="Cambria Math"/>
                  <w:i/>
                </w:rPr>
              </m:ctrlPr>
            </m:sSubPr>
            <m:e>
              <m:r>
                <w:rPr>
                  <w:rFonts w:ascii="Cambria Math" w:hAnsi="Cambria Math"/>
                </w:rPr>
                <m:t>r</m:t>
              </m:r>
            </m:e>
            <m:sub>
              <m:r>
                <w:rPr>
                  <w:rFonts w:ascii="Cambria Math" w:hAnsi="Cambria Math"/>
                </w:rPr>
                <m:t>Mono</m:t>
              </m:r>
            </m:sub>
          </m:sSub>
          <m:r>
            <w:rPr>
              <w:rFonts w:ascii="Cambria Math" w:hAnsi="Cambria Math"/>
            </w:rPr>
            <m:t xml:space="preserve">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e</m:t>
                  </m:r>
                </m:sub>
              </m:sSub>
            </m:e>
            <m:sub>
              <m:r>
                <w:rPr>
                  <w:rFonts w:ascii="Cambria Math" w:hAnsi="Cambria Math"/>
                </w:rPr>
                <m:t>Mono</m:t>
              </m:r>
            </m:sub>
          </m:sSub>
          <m:r>
            <w:rPr>
              <w:rFonts w:ascii="Cambria Math" w:hAnsi="Cambria Math"/>
            </w:rPr>
            <m:t xml:space="preserve"> × Mono</m:t>
          </m:r>
        </m:oMath>
      </m:oMathPara>
    </w:p>
    <w:p w14:paraId="502E8D57" w14:textId="77777777" w:rsidR="006573EB" w:rsidRDefault="00C2228B">
      <w:pPr>
        <w:spacing w:after="120"/>
        <w:ind w:firstLine="567"/>
        <w:jc w:val="both"/>
        <w:rPr>
          <w:rFonts w:ascii="Times New Roman" w:hAnsi="Times New Roman"/>
          <w:sz w:val="24"/>
        </w:rPr>
      </w:pPr>
      <w:proofErr w:type="spellStart"/>
      <w:r>
        <w:rPr>
          <w:rFonts w:ascii="Times New Roman" w:hAnsi="Times New Roman"/>
          <w:sz w:val="24"/>
        </w:rPr>
        <w:t>Lignée</w:t>
      </w:r>
      <w:proofErr w:type="spellEnd"/>
      <w:r>
        <w:rPr>
          <w:rFonts w:ascii="Times New Roman" w:hAnsi="Times New Roman"/>
          <w:sz w:val="24"/>
        </w:rPr>
        <w:t xml:space="preserve"> </w:t>
      </w:r>
      <w:proofErr w:type="spellStart"/>
      <w:proofErr w:type="gramStart"/>
      <w:r>
        <w:rPr>
          <w:rFonts w:ascii="Times New Roman" w:hAnsi="Times New Roman"/>
          <w:sz w:val="24"/>
        </w:rPr>
        <w:t>érythroïde</w:t>
      </w:r>
      <w:proofErr w:type="spellEnd"/>
      <w:r>
        <w:rPr>
          <w:rFonts w:ascii="Times New Roman" w:hAnsi="Times New Roman"/>
          <w:sz w:val="24"/>
        </w:rPr>
        <w:t xml:space="preserve"> :</w:t>
      </w:r>
      <w:proofErr w:type="gramEnd"/>
    </w:p>
    <w:p w14:paraId="2356F27B" w14:textId="27E22283" w:rsidR="00DC3D39" w:rsidRPr="00DC3D39" w:rsidRDefault="00F72638" w:rsidP="00DC3D39">
      <w:pPr>
        <w:spacing w:after="120"/>
        <w:ind w:firstLine="567"/>
        <w:jc w:val="both"/>
        <w:rPr>
          <w:rFonts w:ascii="Cambria Math" w:hAnsi="Cambria Math"/>
          <w:oMath/>
        </w:rPr>
      </w:pPr>
      <m:oMathPara>
        <m:oMath>
          <m:f>
            <m:fPr>
              <m:ctrlPr>
                <w:rPr>
                  <w:rFonts w:ascii="Cambria Math" w:hAnsi="Cambria Math"/>
                  <w:i/>
                </w:rPr>
              </m:ctrlPr>
            </m:fPr>
            <m:num>
              <m:r>
                <w:rPr>
                  <w:rFonts w:ascii="Cambria Math" w:hAnsi="Cambria Math"/>
                </w:rPr>
                <m:t>dRet</m:t>
              </m:r>
            </m:num>
            <m:den>
              <m:r>
                <w:rPr>
                  <w:rFonts w:ascii="Cambria Math" w:hAnsi="Cambria Math"/>
                </w:rPr>
                <m:t>dt</m:t>
              </m:r>
            </m:den>
          </m:f>
          <m:r>
            <w:rPr>
              <w:rFonts w:ascii="Cambria Math" w:hAnsi="Cambria Math"/>
            </w:rPr>
            <m:t xml:space="preserve">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tr</m:t>
                  </m:r>
                </m:sub>
              </m:sSub>
            </m:e>
            <m:sub>
              <m:r>
                <w:rPr>
                  <w:rFonts w:ascii="Cambria Math" w:hAnsi="Cambria Math"/>
                </w:rPr>
                <m:t>MEP</m:t>
              </m:r>
            </m:sub>
          </m:sSub>
          <m:r>
            <w:rPr>
              <w:rFonts w:ascii="Cambria Math" w:hAnsi="Cambria Math"/>
            </w:rPr>
            <m:t xml:space="preserve"> × (1 - </m:t>
          </m:r>
          <m:sSub>
            <m:sSubPr>
              <m:ctrlPr>
                <w:rPr>
                  <w:rFonts w:ascii="Cambria Math" w:hAnsi="Cambria Math"/>
                  <w:i/>
                </w:rPr>
              </m:ctrlPr>
            </m:sSubPr>
            <m:e>
              <m:r>
                <w:rPr>
                  <w:rFonts w:ascii="Cambria Math" w:hAnsi="Cambria Math"/>
                </w:rPr>
                <m:t>S</m:t>
              </m:r>
            </m:e>
            <m:sub>
              <m:r>
                <w:rPr>
                  <w:rFonts w:ascii="Cambria Math" w:hAnsi="Cambria Math"/>
                </w:rPr>
                <m:t>MEP</m:t>
              </m:r>
            </m:sub>
          </m:sSub>
          <m:r>
            <w:rPr>
              <w:rFonts w:ascii="Cambria Math" w:hAnsi="Cambria Math"/>
            </w:rPr>
            <m:t xml:space="preserve"> × Damage) × MEP × </m:t>
          </m:r>
          <m:sSub>
            <m:sSubPr>
              <m:ctrlPr>
                <w:rPr>
                  <w:rFonts w:ascii="Cambria Math" w:hAnsi="Cambria Math"/>
                  <w:i/>
                </w:rPr>
              </m:ctrlPr>
            </m:sSubPr>
            <m:e>
              <m:r>
                <w:rPr>
                  <w:rFonts w:ascii="Cambria Math" w:hAnsi="Cambria Math"/>
                </w:rPr>
                <m:t>r</m:t>
              </m:r>
            </m:e>
            <m:sub>
              <m:r>
                <w:rPr>
                  <w:rFonts w:ascii="Cambria Math" w:hAnsi="Cambria Math"/>
                </w:rPr>
                <m:t>Ret</m:t>
              </m:r>
            </m:sub>
          </m:sSub>
          <m:r>
            <w:rPr>
              <w:rFonts w:ascii="Cambria Math" w:hAnsi="Cambria Math"/>
            </w:rPr>
            <m:t xml:space="preserve">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tr</m:t>
                  </m:r>
                </m:sub>
              </m:sSub>
            </m:e>
            <m:sub>
              <m:r>
                <w:rPr>
                  <w:rFonts w:ascii="Cambria Math" w:hAnsi="Cambria Math"/>
                </w:rPr>
                <m:t>Ret</m:t>
              </m:r>
            </m:sub>
          </m:sSub>
          <m:r>
            <w:rPr>
              <w:rFonts w:ascii="Cambria Math" w:hAnsi="Cambria Math"/>
            </w:rPr>
            <m:t xml:space="preserve"> × Ret</m:t>
          </m:r>
        </m:oMath>
      </m:oMathPara>
    </w:p>
    <w:p w14:paraId="501A3F59" w14:textId="44EC219C" w:rsidR="00DC3D39" w:rsidRDefault="00F72638" w:rsidP="00DC3D39">
      <w:pPr>
        <w:spacing w:after="120"/>
        <w:ind w:firstLine="567"/>
        <w:jc w:val="both"/>
      </w:pPr>
      <m:oMathPara>
        <m:oMath>
          <m:f>
            <m:fPr>
              <m:ctrlPr>
                <w:rPr>
                  <w:rFonts w:ascii="Cambria Math" w:hAnsi="Cambria Math"/>
                  <w:i/>
                </w:rPr>
              </m:ctrlPr>
            </m:fPr>
            <m:num>
              <m:r>
                <w:rPr>
                  <w:rFonts w:ascii="Cambria Math" w:hAnsi="Cambria Math"/>
                </w:rPr>
                <m:t>dRBC</m:t>
              </m:r>
            </m:num>
            <m:den>
              <m:r>
                <w:rPr>
                  <w:rFonts w:ascii="Cambria Math" w:hAnsi="Cambria Math"/>
                </w:rPr>
                <m:t>dt</m:t>
              </m:r>
            </m:den>
          </m:f>
          <m:r>
            <w:rPr>
              <w:rFonts w:ascii="Cambria Math" w:hAnsi="Cambria Math"/>
            </w:rPr>
            <m:t xml:space="preserve">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tr</m:t>
                  </m:r>
                </m:sub>
              </m:sSub>
            </m:e>
            <m:sub>
              <m:r>
                <w:rPr>
                  <w:rFonts w:ascii="Cambria Math" w:hAnsi="Cambria Math"/>
                </w:rPr>
                <m:t>Ret</m:t>
              </m:r>
            </m:sub>
          </m:sSub>
          <m:r>
            <w:rPr>
              <w:rFonts w:ascii="Cambria Math" w:hAnsi="Cambria Math"/>
            </w:rPr>
            <m:t xml:space="preserve"> × Ret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e</m:t>
                  </m:r>
                </m:sub>
              </m:sSub>
            </m:e>
            <m:sub>
              <m:r>
                <w:rPr>
                  <w:rFonts w:ascii="Cambria Math" w:hAnsi="Cambria Math"/>
                </w:rPr>
                <m:t>RBC</m:t>
              </m:r>
            </m:sub>
          </m:sSub>
          <m:r>
            <w:rPr>
              <w:rFonts w:ascii="Cambria Math" w:hAnsi="Cambria Math"/>
            </w:rPr>
            <m:t xml:space="preserve"> × RBC</m:t>
          </m:r>
        </m:oMath>
      </m:oMathPara>
    </w:p>
    <w:p w14:paraId="08FA5EF8" w14:textId="77777777" w:rsidR="006573EB" w:rsidRDefault="00C2228B">
      <w:pPr>
        <w:spacing w:after="120"/>
        <w:ind w:firstLine="567"/>
        <w:jc w:val="both"/>
        <w:rPr>
          <w:rFonts w:ascii="Times New Roman" w:hAnsi="Times New Roman"/>
          <w:sz w:val="24"/>
        </w:rPr>
      </w:pPr>
      <w:proofErr w:type="spellStart"/>
      <w:r>
        <w:rPr>
          <w:rFonts w:ascii="Times New Roman" w:hAnsi="Times New Roman"/>
          <w:sz w:val="24"/>
        </w:rPr>
        <w:t>Lignée</w:t>
      </w:r>
      <w:proofErr w:type="spellEnd"/>
      <w:r>
        <w:rPr>
          <w:rFonts w:ascii="Times New Roman" w:hAnsi="Times New Roman"/>
          <w:sz w:val="24"/>
        </w:rPr>
        <w:t xml:space="preserve"> </w:t>
      </w:r>
      <w:proofErr w:type="spellStart"/>
      <w:proofErr w:type="gramStart"/>
      <w:r>
        <w:rPr>
          <w:rFonts w:ascii="Times New Roman" w:hAnsi="Times New Roman"/>
          <w:sz w:val="24"/>
        </w:rPr>
        <w:t>plaquettaire</w:t>
      </w:r>
      <w:proofErr w:type="spellEnd"/>
      <w:r>
        <w:rPr>
          <w:rFonts w:ascii="Times New Roman" w:hAnsi="Times New Roman"/>
          <w:sz w:val="24"/>
        </w:rPr>
        <w:t xml:space="preserve"> :</w:t>
      </w:r>
      <w:proofErr w:type="gramEnd"/>
    </w:p>
    <w:p w14:paraId="0377EB3E" w14:textId="20E1454A" w:rsidR="00DC3D39" w:rsidRDefault="00F72638">
      <w:pPr>
        <w:spacing w:after="120"/>
        <w:ind w:firstLine="567"/>
        <w:jc w:val="both"/>
      </w:pPr>
      <m:oMathPara>
        <m:oMath>
          <m:f>
            <m:fPr>
              <m:ctrlPr>
                <w:rPr>
                  <w:rFonts w:ascii="Cambria Math" w:hAnsi="Cambria Math"/>
                  <w:i/>
                </w:rPr>
              </m:ctrlPr>
            </m:fPr>
            <m:num>
              <m:r>
                <w:rPr>
                  <w:rFonts w:ascii="Cambria Math" w:hAnsi="Cambria Math"/>
                </w:rPr>
                <m:t>dPlt</m:t>
              </m:r>
            </m:num>
            <m:den>
              <m:r>
                <w:rPr>
                  <w:rFonts w:ascii="Cambria Math" w:hAnsi="Cambria Math"/>
                </w:rPr>
                <m:t>dt</m:t>
              </m:r>
            </m:den>
          </m:f>
          <m:r>
            <w:rPr>
              <w:rFonts w:ascii="Cambria Math" w:hAnsi="Cambria Math"/>
            </w:rPr>
            <m:t xml:space="preserve">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tr</m:t>
                  </m:r>
                </m:sub>
              </m:sSub>
            </m:e>
            <m:sub>
              <m:r>
                <w:rPr>
                  <w:rFonts w:ascii="Cambria Math" w:hAnsi="Cambria Math"/>
                </w:rPr>
                <m:t>MEP</m:t>
              </m:r>
            </m:sub>
          </m:sSub>
          <m:r>
            <w:rPr>
              <w:rFonts w:ascii="Cambria Math" w:hAnsi="Cambria Math"/>
            </w:rPr>
            <m:t xml:space="preserve"> × (1 - </m:t>
          </m:r>
          <m:sSub>
            <m:sSubPr>
              <m:ctrlPr>
                <w:rPr>
                  <w:rFonts w:ascii="Cambria Math" w:hAnsi="Cambria Math"/>
                  <w:i/>
                </w:rPr>
              </m:ctrlPr>
            </m:sSubPr>
            <m:e>
              <m:r>
                <w:rPr>
                  <w:rFonts w:ascii="Cambria Math" w:hAnsi="Cambria Math"/>
                </w:rPr>
                <m:t>S</m:t>
              </m:r>
            </m:e>
            <m:sub>
              <m:r>
                <w:rPr>
                  <w:rFonts w:ascii="Cambria Math" w:hAnsi="Cambria Math"/>
                </w:rPr>
                <m:t>MEP</m:t>
              </m:r>
            </m:sub>
          </m:sSub>
          <m:r>
            <w:rPr>
              <w:rFonts w:ascii="Cambria Math" w:hAnsi="Cambria Math"/>
            </w:rPr>
            <m:t xml:space="preserve"> × Damage) × MEP × </m:t>
          </m:r>
          <m:sSub>
            <m:sSubPr>
              <m:ctrlPr>
                <w:rPr>
                  <w:rFonts w:ascii="Cambria Math" w:hAnsi="Cambria Math"/>
                  <w:i/>
                </w:rPr>
              </m:ctrlPr>
            </m:sSubPr>
            <m:e>
              <m:r>
                <w:rPr>
                  <w:rFonts w:ascii="Cambria Math" w:hAnsi="Cambria Math"/>
                </w:rPr>
                <m:t>r</m:t>
              </m:r>
            </m:e>
            <m:sub>
              <m:r>
                <w:rPr>
                  <w:rFonts w:ascii="Cambria Math" w:hAnsi="Cambria Math"/>
                </w:rPr>
                <m:t>Plt</m:t>
              </m:r>
            </m:sub>
          </m:sSub>
          <m:r>
            <w:rPr>
              <w:rFonts w:ascii="Cambria Math" w:hAnsi="Cambria Math"/>
            </w:rPr>
            <m:t xml:space="preserve"> - </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e</m:t>
                  </m:r>
                </m:sub>
              </m:sSub>
            </m:e>
            <m:sub>
              <m:r>
                <w:rPr>
                  <w:rFonts w:ascii="Cambria Math" w:hAnsi="Cambria Math"/>
                </w:rPr>
                <m:t>Plt</m:t>
              </m:r>
            </m:sub>
          </m:sSub>
          <m:r>
            <w:rPr>
              <w:rFonts w:ascii="Cambria Math" w:hAnsi="Cambria Math"/>
            </w:rPr>
            <m:t xml:space="preserve"> × Plt</m:t>
          </m:r>
        </m:oMath>
      </m:oMathPara>
    </w:p>
    <w:p w14:paraId="697504CB" w14:textId="09631303" w:rsidR="006573EB" w:rsidRDefault="00C2228B">
      <w:pPr>
        <w:spacing w:after="120"/>
        <w:ind w:firstLine="567"/>
        <w:jc w:val="both"/>
        <w:rPr>
          <w:rFonts w:ascii="Times New Roman" w:hAnsi="Times New Roman"/>
          <w:sz w:val="24"/>
          <w:lang w:val="fr-FR"/>
        </w:rPr>
      </w:pPr>
      <w:r>
        <w:rPr>
          <w:rFonts w:ascii="Times New Roman" w:hAnsi="Times New Roman"/>
          <w:sz w:val="24"/>
          <w:lang w:val="fr-FR"/>
        </w:rPr>
        <w:t xml:space="preserve">Tous les paramètres </w:t>
      </w:r>
      <w:proofErr w:type="spellStart"/>
      <w:r>
        <w:rPr>
          <w:rFonts w:ascii="Times New Roman" w:hAnsi="Times New Roman"/>
          <w:sz w:val="24"/>
          <w:lang w:val="fr-FR"/>
        </w:rPr>
        <w:t>k_prol</w:t>
      </w:r>
      <w:proofErr w:type="spellEnd"/>
      <w:r>
        <w:rPr>
          <w:rFonts w:ascii="Times New Roman" w:hAnsi="Times New Roman"/>
          <w:sz w:val="24"/>
          <w:lang w:val="fr-FR"/>
        </w:rPr>
        <w:t xml:space="preserve">, </w:t>
      </w:r>
      <w:proofErr w:type="spellStart"/>
      <w:r>
        <w:rPr>
          <w:rFonts w:ascii="Times New Roman" w:hAnsi="Times New Roman"/>
          <w:sz w:val="24"/>
          <w:lang w:val="fr-FR"/>
        </w:rPr>
        <w:t>k_tr</w:t>
      </w:r>
      <w:proofErr w:type="spellEnd"/>
      <w:r>
        <w:rPr>
          <w:rFonts w:ascii="Times New Roman" w:hAnsi="Times New Roman"/>
          <w:sz w:val="24"/>
          <w:lang w:val="fr-FR"/>
        </w:rPr>
        <w:t xml:space="preserve">, </w:t>
      </w:r>
      <w:proofErr w:type="spellStart"/>
      <w:r>
        <w:rPr>
          <w:rFonts w:ascii="Times New Roman" w:hAnsi="Times New Roman"/>
          <w:sz w:val="24"/>
          <w:lang w:val="fr-FR"/>
        </w:rPr>
        <w:t>k_e</w:t>
      </w:r>
      <w:proofErr w:type="spellEnd"/>
      <w:r>
        <w:rPr>
          <w:rFonts w:ascii="Times New Roman" w:hAnsi="Times New Roman"/>
          <w:sz w:val="24"/>
          <w:lang w:val="fr-FR"/>
        </w:rPr>
        <w:t xml:space="preserve"> sont dérivés des valeurs biologiques à l'état d'équilibre par espèce (équations S4, </w:t>
      </w:r>
      <w:proofErr w:type="spellStart"/>
      <w:r>
        <w:rPr>
          <w:rFonts w:ascii="Times New Roman" w:hAnsi="Times New Roman"/>
          <w:sz w:val="24"/>
          <w:lang w:val="fr-FR"/>
        </w:rPr>
        <w:t>Fornari</w:t>
      </w:r>
      <w:proofErr w:type="spellEnd"/>
      <w:r>
        <w:rPr>
          <w:rFonts w:ascii="Times New Roman" w:hAnsi="Times New Roman"/>
          <w:sz w:val="24"/>
          <w:lang w:val="fr-FR"/>
        </w:rPr>
        <w:t xml:space="preserve"> 2019). </w:t>
      </w:r>
      <m:oMath>
        <m:sSub>
          <m:sSubPr>
            <m:ctrlPr>
              <w:rPr>
                <w:rFonts w:ascii="Cambria Math" w:hAnsi="Cambria Math"/>
                <w:i/>
                <w:sz w:val="24"/>
                <w:lang w:val="fr-FR"/>
              </w:rPr>
            </m:ctrlPr>
          </m:sSubPr>
          <m:e>
            <m:r>
              <w:rPr>
                <w:rFonts w:ascii="Cambria Math" w:hAnsi="Cambria Math"/>
                <w:sz w:val="24"/>
                <w:lang w:val="fr-FR"/>
              </w:rPr>
              <m:t>S</m:t>
            </m:r>
          </m:e>
          <m:sub>
            <m:r>
              <w:rPr>
                <w:rFonts w:ascii="Cambria Math" w:hAnsi="Cambria Math"/>
                <w:sz w:val="24"/>
                <w:lang w:val="fr-FR"/>
              </w:rPr>
              <m:t>MPP</m:t>
            </m:r>
          </m:sub>
        </m:sSub>
      </m:oMath>
      <w:r>
        <w:rPr>
          <w:rFonts w:ascii="Times New Roman" w:hAnsi="Times New Roman"/>
          <w:sz w:val="24"/>
          <w:lang w:val="fr-FR"/>
        </w:rPr>
        <w:t xml:space="preserve">, </w:t>
      </w:r>
      <m:oMath>
        <m:sSub>
          <m:sSubPr>
            <m:ctrlPr>
              <w:rPr>
                <w:rFonts w:ascii="Cambria Math" w:hAnsi="Cambria Math"/>
                <w:i/>
                <w:sz w:val="24"/>
                <w:lang w:val="fr-FR"/>
              </w:rPr>
            </m:ctrlPr>
          </m:sSubPr>
          <m:e>
            <m:r>
              <w:rPr>
                <w:rFonts w:ascii="Cambria Math" w:hAnsi="Cambria Math"/>
                <w:sz w:val="24"/>
                <w:lang w:val="fr-FR"/>
              </w:rPr>
              <m:t>S</m:t>
            </m:r>
          </m:e>
          <m:sub>
            <m:r>
              <w:rPr>
                <w:rFonts w:ascii="Cambria Math" w:hAnsi="Cambria Math"/>
                <w:sz w:val="24"/>
                <w:lang w:val="fr-FR"/>
              </w:rPr>
              <m:t>CMP</m:t>
            </m:r>
          </m:sub>
        </m:sSub>
      </m:oMath>
      <w:r>
        <w:rPr>
          <w:rFonts w:ascii="Times New Roman" w:hAnsi="Times New Roman"/>
          <w:sz w:val="24"/>
          <w:lang w:val="fr-FR"/>
        </w:rPr>
        <w:t xml:space="preserve">, </w:t>
      </w:r>
      <m:oMath>
        <m:sSub>
          <m:sSubPr>
            <m:ctrlPr>
              <w:rPr>
                <w:rFonts w:ascii="Cambria Math" w:hAnsi="Cambria Math"/>
                <w:i/>
                <w:sz w:val="24"/>
                <w:lang w:val="fr-FR"/>
              </w:rPr>
            </m:ctrlPr>
          </m:sSubPr>
          <m:e>
            <m:r>
              <w:rPr>
                <w:rFonts w:ascii="Cambria Math" w:hAnsi="Cambria Math"/>
                <w:sz w:val="24"/>
                <w:lang w:val="fr-FR"/>
              </w:rPr>
              <m:t>S</m:t>
            </m:r>
          </m:e>
          <m:sub>
            <m:r>
              <w:rPr>
                <w:rFonts w:ascii="Cambria Math" w:hAnsi="Cambria Math"/>
                <w:sz w:val="24"/>
                <w:lang w:val="fr-FR"/>
              </w:rPr>
              <m:t>MEP</m:t>
            </m:r>
          </m:sub>
        </m:sSub>
      </m:oMath>
      <w:r>
        <w:rPr>
          <w:rFonts w:ascii="Times New Roman" w:hAnsi="Times New Roman"/>
          <w:sz w:val="24"/>
          <w:lang w:val="fr-FR"/>
        </w:rPr>
        <w:t xml:space="preserve"> sont les paramètres de sensibilité (Slope) calibrés.</w:t>
      </w:r>
    </w:p>
    <w:p w14:paraId="209091CF" w14:textId="77777777" w:rsidR="002A5790" w:rsidRDefault="002A5790">
      <w:pPr>
        <w:spacing w:after="120"/>
        <w:ind w:firstLine="567"/>
        <w:jc w:val="both"/>
        <w:rPr>
          <w:rFonts w:ascii="Times New Roman" w:hAnsi="Times New Roman"/>
          <w:sz w:val="24"/>
          <w:lang w:val="fr-FR"/>
        </w:rPr>
      </w:pPr>
    </w:p>
    <w:p w14:paraId="413645CD" w14:textId="77777777" w:rsidR="002A5790" w:rsidRDefault="002A5790">
      <w:pPr>
        <w:spacing w:after="120"/>
        <w:ind w:firstLine="567"/>
        <w:jc w:val="both"/>
        <w:rPr>
          <w:rFonts w:ascii="Times New Roman" w:hAnsi="Times New Roman"/>
          <w:sz w:val="24"/>
          <w:lang w:val="fr-FR"/>
        </w:rPr>
      </w:pPr>
    </w:p>
    <w:p w14:paraId="053CE34E" w14:textId="77777777" w:rsidR="002A5790" w:rsidRDefault="002A5790">
      <w:pPr>
        <w:spacing w:after="120"/>
        <w:ind w:firstLine="567"/>
        <w:jc w:val="both"/>
        <w:rPr>
          <w:rFonts w:ascii="Times New Roman" w:hAnsi="Times New Roman"/>
          <w:sz w:val="24"/>
          <w:lang w:val="fr-FR"/>
        </w:rPr>
      </w:pPr>
    </w:p>
    <w:p w14:paraId="61B3E029" w14:textId="77777777" w:rsidR="002A5790" w:rsidRDefault="002A5790">
      <w:pPr>
        <w:spacing w:after="120"/>
        <w:ind w:firstLine="567"/>
        <w:jc w:val="both"/>
        <w:rPr>
          <w:rFonts w:ascii="Times New Roman" w:hAnsi="Times New Roman"/>
          <w:sz w:val="24"/>
          <w:lang w:val="fr-FR"/>
        </w:rPr>
      </w:pPr>
    </w:p>
    <w:p w14:paraId="553F9BD4" w14:textId="77777777" w:rsidR="002A5790" w:rsidRPr="00463A58" w:rsidRDefault="002A5790">
      <w:pPr>
        <w:spacing w:after="120"/>
        <w:ind w:firstLine="567"/>
        <w:jc w:val="both"/>
        <w:rPr>
          <w:lang w:val="fr-FR"/>
        </w:rPr>
      </w:pPr>
    </w:p>
    <w:p w14:paraId="4945DC5A" w14:textId="77777777" w:rsidR="006573EB" w:rsidRPr="00463A58" w:rsidRDefault="00C2228B" w:rsidP="00A41DCE">
      <w:pPr>
        <w:pStyle w:val="Titre2"/>
        <w:rPr>
          <w:lang w:val="fr-FR"/>
        </w:rPr>
      </w:pPr>
      <w:bookmarkStart w:id="591" w:name="_Toc231291068"/>
      <w:r>
        <w:rPr>
          <w:lang w:val="fr-FR"/>
        </w:rPr>
        <w:lastRenderedPageBreak/>
        <w:t>Annexe A2 — Paramètres biologiques par espèce</w:t>
      </w:r>
      <w:bookmarkEnd w:id="591"/>
    </w:p>
    <w:tbl>
      <w:tblPr>
        <w:tblStyle w:val="Grilledutableau"/>
        <w:tblW w:w="0" w:type="auto"/>
        <w:tblLook w:val="04A0" w:firstRow="1" w:lastRow="0" w:firstColumn="1" w:lastColumn="0" w:noHBand="0" w:noVBand="1"/>
      </w:tblPr>
      <w:tblGrid>
        <w:gridCol w:w="2551"/>
        <w:gridCol w:w="1417"/>
        <w:gridCol w:w="1984"/>
        <w:gridCol w:w="1417"/>
        <w:gridCol w:w="1134"/>
      </w:tblGrid>
      <w:tr w:rsidR="006573EB" w14:paraId="02F64F91" w14:textId="77777777">
        <w:tc>
          <w:tcPr>
            <w:tcW w:w="2551" w:type="dxa"/>
            <w:shd w:val="clear" w:color="auto" w:fill="2C3E50"/>
          </w:tcPr>
          <w:p w14:paraId="18234529" w14:textId="77777777" w:rsidR="006573EB" w:rsidRDefault="00C2228B">
            <w:pPr>
              <w:jc w:val="center"/>
            </w:pPr>
            <w:proofErr w:type="spellStart"/>
            <w:r>
              <w:rPr>
                <w:rFonts w:ascii="Times New Roman" w:hAnsi="Times New Roman"/>
                <w:b/>
                <w:color w:val="FFFFFF"/>
                <w:sz w:val="20"/>
              </w:rPr>
              <w:t>Paramètre</w:t>
            </w:r>
            <w:proofErr w:type="spellEnd"/>
          </w:p>
        </w:tc>
        <w:tc>
          <w:tcPr>
            <w:tcW w:w="1417" w:type="dxa"/>
            <w:shd w:val="clear" w:color="auto" w:fill="2C3E50"/>
          </w:tcPr>
          <w:p w14:paraId="1C20EEEB" w14:textId="77777777" w:rsidR="006573EB" w:rsidRDefault="00C2228B">
            <w:pPr>
              <w:jc w:val="center"/>
            </w:pPr>
            <w:r>
              <w:rPr>
                <w:rFonts w:ascii="Times New Roman" w:hAnsi="Times New Roman"/>
                <w:b/>
                <w:color w:val="FFFFFF"/>
                <w:sz w:val="20"/>
              </w:rPr>
              <w:t>Rat</w:t>
            </w:r>
          </w:p>
        </w:tc>
        <w:tc>
          <w:tcPr>
            <w:tcW w:w="1984" w:type="dxa"/>
            <w:shd w:val="clear" w:color="auto" w:fill="2C3E50"/>
          </w:tcPr>
          <w:p w14:paraId="367A699D" w14:textId="77777777" w:rsidR="006573EB" w:rsidRDefault="00C2228B">
            <w:pPr>
              <w:jc w:val="center"/>
            </w:pPr>
            <w:r>
              <w:rPr>
                <w:rFonts w:ascii="Times New Roman" w:hAnsi="Times New Roman"/>
                <w:b/>
                <w:color w:val="FFFFFF"/>
                <w:sz w:val="20"/>
              </w:rPr>
              <w:t>NHP (singe cynomolgus)</w:t>
            </w:r>
          </w:p>
        </w:tc>
        <w:tc>
          <w:tcPr>
            <w:tcW w:w="1417" w:type="dxa"/>
            <w:shd w:val="clear" w:color="auto" w:fill="2C3E50"/>
          </w:tcPr>
          <w:p w14:paraId="11328760" w14:textId="77777777" w:rsidR="006573EB" w:rsidRDefault="00C2228B">
            <w:pPr>
              <w:jc w:val="center"/>
            </w:pPr>
            <w:proofErr w:type="spellStart"/>
            <w:r>
              <w:rPr>
                <w:rFonts w:ascii="Times New Roman" w:hAnsi="Times New Roman"/>
                <w:b/>
                <w:color w:val="FFFFFF"/>
                <w:sz w:val="20"/>
              </w:rPr>
              <w:t>Humain</w:t>
            </w:r>
            <w:proofErr w:type="spellEnd"/>
          </w:p>
        </w:tc>
        <w:tc>
          <w:tcPr>
            <w:tcW w:w="1134" w:type="dxa"/>
            <w:shd w:val="clear" w:color="auto" w:fill="2C3E50"/>
          </w:tcPr>
          <w:p w14:paraId="5A803176" w14:textId="77777777" w:rsidR="006573EB" w:rsidRDefault="00C2228B">
            <w:pPr>
              <w:jc w:val="center"/>
            </w:pPr>
            <w:proofErr w:type="spellStart"/>
            <w:r>
              <w:rPr>
                <w:rFonts w:ascii="Times New Roman" w:hAnsi="Times New Roman"/>
                <w:b/>
                <w:color w:val="FFFFFF"/>
                <w:sz w:val="20"/>
              </w:rPr>
              <w:t>Unité</w:t>
            </w:r>
            <w:proofErr w:type="spellEnd"/>
          </w:p>
        </w:tc>
      </w:tr>
      <w:tr w:rsidR="006573EB" w14:paraId="666C1881" w14:textId="77777777">
        <w:tc>
          <w:tcPr>
            <w:tcW w:w="2551" w:type="dxa"/>
            <w:shd w:val="clear" w:color="auto" w:fill="F2F2F2"/>
          </w:tcPr>
          <w:p w14:paraId="3E571D08" w14:textId="77777777" w:rsidR="006573EB" w:rsidRDefault="00C2228B">
            <w:pPr>
              <w:jc w:val="center"/>
            </w:pPr>
            <w:proofErr w:type="spellStart"/>
            <w:r>
              <w:rPr>
                <w:rFonts w:ascii="Times New Roman" w:hAnsi="Times New Roman"/>
                <w:sz w:val="20"/>
              </w:rPr>
              <w:t>Neut</w:t>
            </w:r>
            <w:proofErr w:type="spellEnd"/>
            <w:r>
              <w:rPr>
                <w:rFonts w:ascii="Times New Roman" w:hAnsi="Times New Roman"/>
                <w:sz w:val="20"/>
              </w:rPr>
              <w:t xml:space="preserve"> baseline</w:t>
            </w:r>
          </w:p>
        </w:tc>
        <w:tc>
          <w:tcPr>
            <w:tcW w:w="1417" w:type="dxa"/>
            <w:shd w:val="clear" w:color="auto" w:fill="F2F2F2"/>
          </w:tcPr>
          <w:p w14:paraId="2F018DF5" w14:textId="77777777" w:rsidR="006573EB" w:rsidRDefault="00C2228B">
            <w:pPr>
              <w:jc w:val="center"/>
            </w:pPr>
            <w:r>
              <w:rPr>
                <w:rFonts w:ascii="Times New Roman" w:hAnsi="Times New Roman"/>
                <w:sz w:val="20"/>
              </w:rPr>
              <w:t>2,35</w:t>
            </w:r>
          </w:p>
        </w:tc>
        <w:tc>
          <w:tcPr>
            <w:tcW w:w="1984" w:type="dxa"/>
            <w:shd w:val="clear" w:color="auto" w:fill="F2F2F2"/>
          </w:tcPr>
          <w:p w14:paraId="69AFB682" w14:textId="77777777" w:rsidR="006573EB" w:rsidRDefault="00C2228B">
            <w:pPr>
              <w:jc w:val="center"/>
            </w:pPr>
            <w:r>
              <w:rPr>
                <w:rFonts w:ascii="Times New Roman" w:hAnsi="Times New Roman"/>
                <w:sz w:val="20"/>
              </w:rPr>
              <w:t>3,5–5,5</w:t>
            </w:r>
          </w:p>
        </w:tc>
        <w:tc>
          <w:tcPr>
            <w:tcW w:w="1417" w:type="dxa"/>
            <w:shd w:val="clear" w:color="auto" w:fill="F2F2F2"/>
          </w:tcPr>
          <w:p w14:paraId="14F99682" w14:textId="77777777" w:rsidR="006573EB" w:rsidRDefault="00C2228B">
            <w:pPr>
              <w:jc w:val="center"/>
            </w:pPr>
            <w:r>
              <w:rPr>
                <w:rFonts w:ascii="Times New Roman" w:hAnsi="Times New Roman"/>
                <w:sz w:val="20"/>
              </w:rPr>
              <w:t>4,5</w:t>
            </w:r>
          </w:p>
        </w:tc>
        <w:tc>
          <w:tcPr>
            <w:tcW w:w="1134" w:type="dxa"/>
            <w:shd w:val="clear" w:color="auto" w:fill="F2F2F2"/>
          </w:tcPr>
          <w:p w14:paraId="460FC7AD" w14:textId="77777777" w:rsidR="006573EB" w:rsidRDefault="00C2228B">
            <w:pPr>
              <w:jc w:val="center"/>
            </w:pPr>
            <w:r>
              <w:rPr>
                <w:rFonts w:ascii="Times New Roman" w:hAnsi="Times New Roman"/>
                <w:sz w:val="20"/>
              </w:rPr>
              <w:t>×10⁹/L</w:t>
            </w:r>
          </w:p>
        </w:tc>
      </w:tr>
      <w:tr w:rsidR="006573EB" w14:paraId="2B90107D" w14:textId="77777777">
        <w:tc>
          <w:tcPr>
            <w:tcW w:w="2551" w:type="dxa"/>
            <w:shd w:val="clear" w:color="auto" w:fill="FFFFFF"/>
          </w:tcPr>
          <w:p w14:paraId="5BF4F2D7" w14:textId="77777777" w:rsidR="006573EB" w:rsidRDefault="00C2228B">
            <w:pPr>
              <w:jc w:val="center"/>
            </w:pPr>
            <w:r>
              <w:rPr>
                <w:rFonts w:ascii="Times New Roman" w:hAnsi="Times New Roman"/>
                <w:sz w:val="20"/>
              </w:rPr>
              <w:t>Ret baseline</w:t>
            </w:r>
          </w:p>
        </w:tc>
        <w:tc>
          <w:tcPr>
            <w:tcW w:w="1417" w:type="dxa"/>
            <w:shd w:val="clear" w:color="auto" w:fill="FFFFFF"/>
          </w:tcPr>
          <w:p w14:paraId="5F15041C" w14:textId="77777777" w:rsidR="006573EB" w:rsidRDefault="00C2228B">
            <w:pPr>
              <w:jc w:val="center"/>
            </w:pPr>
            <w:r>
              <w:rPr>
                <w:rFonts w:ascii="Times New Roman" w:hAnsi="Times New Roman"/>
                <w:sz w:val="20"/>
              </w:rPr>
              <w:t>0,28</w:t>
            </w:r>
          </w:p>
        </w:tc>
        <w:tc>
          <w:tcPr>
            <w:tcW w:w="1984" w:type="dxa"/>
            <w:shd w:val="clear" w:color="auto" w:fill="FFFFFF"/>
          </w:tcPr>
          <w:p w14:paraId="444B967D" w14:textId="77777777" w:rsidR="006573EB" w:rsidRDefault="00C2228B">
            <w:pPr>
              <w:jc w:val="center"/>
            </w:pPr>
            <w:r>
              <w:rPr>
                <w:rFonts w:ascii="Times New Roman" w:hAnsi="Times New Roman"/>
                <w:sz w:val="20"/>
              </w:rPr>
              <w:t>0,05–0,12</w:t>
            </w:r>
          </w:p>
        </w:tc>
        <w:tc>
          <w:tcPr>
            <w:tcW w:w="1417" w:type="dxa"/>
            <w:shd w:val="clear" w:color="auto" w:fill="FFFFFF"/>
          </w:tcPr>
          <w:p w14:paraId="22D91DF7" w14:textId="77777777" w:rsidR="006573EB" w:rsidRDefault="00C2228B">
            <w:pPr>
              <w:jc w:val="center"/>
            </w:pPr>
            <w:r>
              <w:rPr>
                <w:rFonts w:ascii="Times New Roman" w:hAnsi="Times New Roman"/>
                <w:sz w:val="20"/>
              </w:rPr>
              <w:t>0,08</w:t>
            </w:r>
          </w:p>
        </w:tc>
        <w:tc>
          <w:tcPr>
            <w:tcW w:w="1134" w:type="dxa"/>
            <w:shd w:val="clear" w:color="auto" w:fill="FFFFFF"/>
          </w:tcPr>
          <w:p w14:paraId="7E5F5D6D" w14:textId="77777777" w:rsidR="006573EB" w:rsidRDefault="00C2228B">
            <w:pPr>
              <w:jc w:val="center"/>
            </w:pPr>
            <w:r>
              <w:rPr>
                <w:rFonts w:ascii="Times New Roman" w:hAnsi="Times New Roman"/>
                <w:sz w:val="20"/>
              </w:rPr>
              <w:t>×10¹²/L</w:t>
            </w:r>
          </w:p>
        </w:tc>
      </w:tr>
      <w:tr w:rsidR="006573EB" w14:paraId="0DF23CC4" w14:textId="77777777">
        <w:tc>
          <w:tcPr>
            <w:tcW w:w="2551" w:type="dxa"/>
            <w:shd w:val="clear" w:color="auto" w:fill="F2F2F2"/>
          </w:tcPr>
          <w:p w14:paraId="50D568D8" w14:textId="77777777" w:rsidR="006573EB" w:rsidRDefault="00C2228B">
            <w:pPr>
              <w:jc w:val="center"/>
            </w:pPr>
            <w:r>
              <w:rPr>
                <w:rFonts w:ascii="Times New Roman" w:hAnsi="Times New Roman"/>
                <w:sz w:val="20"/>
              </w:rPr>
              <w:t>RBC baseline</w:t>
            </w:r>
          </w:p>
        </w:tc>
        <w:tc>
          <w:tcPr>
            <w:tcW w:w="1417" w:type="dxa"/>
            <w:shd w:val="clear" w:color="auto" w:fill="F2F2F2"/>
          </w:tcPr>
          <w:p w14:paraId="262413B7" w14:textId="77777777" w:rsidR="006573EB" w:rsidRDefault="00C2228B">
            <w:pPr>
              <w:jc w:val="center"/>
            </w:pPr>
            <w:r>
              <w:rPr>
                <w:rFonts w:ascii="Times New Roman" w:hAnsi="Times New Roman"/>
                <w:sz w:val="20"/>
              </w:rPr>
              <w:t>7,8</w:t>
            </w:r>
          </w:p>
        </w:tc>
        <w:tc>
          <w:tcPr>
            <w:tcW w:w="1984" w:type="dxa"/>
            <w:shd w:val="clear" w:color="auto" w:fill="F2F2F2"/>
          </w:tcPr>
          <w:p w14:paraId="511526E0" w14:textId="77777777" w:rsidR="006573EB" w:rsidRDefault="00C2228B">
            <w:pPr>
              <w:jc w:val="center"/>
            </w:pPr>
            <w:r>
              <w:rPr>
                <w:rFonts w:ascii="Times New Roman" w:hAnsi="Times New Roman"/>
                <w:sz w:val="20"/>
              </w:rPr>
              <w:t>4,5–6,0</w:t>
            </w:r>
          </w:p>
        </w:tc>
        <w:tc>
          <w:tcPr>
            <w:tcW w:w="1417" w:type="dxa"/>
            <w:shd w:val="clear" w:color="auto" w:fill="F2F2F2"/>
          </w:tcPr>
          <w:p w14:paraId="33813F96" w14:textId="77777777" w:rsidR="006573EB" w:rsidRDefault="00C2228B">
            <w:pPr>
              <w:jc w:val="center"/>
            </w:pPr>
            <w:r>
              <w:rPr>
                <w:rFonts w:ascii="Times New Roman" w:hAnsi="Times New Roman"/>
                <w:sz w:val="20"/>
              </w:rPr>
              <w:t>5,0</w:t>
            </w:r>
          </w:p>
        </w:tc>
        <w:tc>
          <w:tcPr>
            <w:tcW w:w="1134" w:type="dxa"/>
            <w:shd w:val="clear" w:color="auto" w:fill="F2F2F2"/>
          </w:tcPr>
          <w:p w14:paraId="007119AA" w14:textId="77777777" w:rsidR="006573EB" w:rsidRDefault="00C2228B">
            <w:pPr>
              <w:jc w:val="center"/>
            </w:pPr>
            <w:r>
              <w:rPr>
                <w:rFonts w:ascii="Times New Roman" w:hAnsi="Times New Roman"/>
                <w:sz w:val="20"/>
              </w:rPr>
              <w:t>×10¹²/L</w:t>
            </w:r>
          </w:p>
        </w:tc>
      </w:tr>
      <w:tr w:rsidR="006573EB" w14:paraId="2F21CCEB" w14:textId="77777777">
        <w:tc>
          <w:tcPr>
            <w:tcW w:w="2551" w:type="dxa"/>
            <w:shd w:val="clear" w:color="auto" w:fill="FFFFFF"/>
          </w:tcPr>
          <w:p w14:paraId="2111F2EA" w14:textId="77777777" w:rsidR="006573EB" w:rsidRDefault="00C2228B">
            <w:pPr>
              <w:jc w:val="center"/>
            </w:pPr>
            <w:proofErr w:type="spellStart"/>
            <w:r>
              <w:rPr>
                <w:rFonts w:ascii="Times New Roman" w:hAnsi="Times New Roman"/>
                <w:sz w:val="20"/>
              </w:rPr>
              <w:t>Plt</w:t>
            </w:r>
            <w:proofErr w:type="spellEnd"/>
            <w:r>
              <w:rPr>
                <w:rFonts w:ascii="Times New Roman" w:hAnsi="Times New Roman"/>
                <w:sz w:val="20"/>
              </w:rPr>
              <w:t xml:space="preserve"> baseline</w:t>
            </w:r>
          </w:p>
        </w:tc>
        <w:tc>
          <w:tcPr>
            <w:tcW w:w="1417" w:type="dxa"/>
            <w:shd w:val="clear" w:color="auto" w:fill="FFFFFF"/>
          </w:tcPr>
          <w:p w14:paraId="48A0B377" w14:textId="77777777" w:rsidR="006573EB" w:rsidRDefault="00C2228B">
            <w:pPr>
              <w:jc w:val="center"/>
            </w:pPr>
            <w:r>
              <w:rPr>
                <w:rFonts w:ascii="Times New Roman" w:hAnsi="Times New Roman"/>
                <w:sz w:val="20"/>
              </w:rPr>
              <w:t>900</w:t>
            </w:r>
          </w:p>
        </w:tc>
        <w:tc>
          <w:tcPr>
            <w:tcW w:w="1984" w:type="dxa"/>
            <w:shd w:val="clear" w:color="auto" w:fill="FFFFFF"/>
          </w:tcPr>
          <w:p w14:paraId="5811C41E" w14:textId="77777777" w:rsidR="006573EB" w:rsidRDefault="00C2228B">
            <w:pPr>
              <w:jc w:val="center"/>
            </w:pPr>
            <w:r>
              <w:rPr>
                <w:rFonts w:ascii="Times New Roman" w:hAnsi="Times New Roman"/>
                <w:sz w:val="20"/>
              </w:rPr>
              <w:t>200–500</w:t>
            </w:r>
          </w:p>
        </w:tc>
        <w:tc>
          <w:tcPr>
            <w:tcW w:w="1417" w:type="dxa"/>
            <w:shd w:val="clear" w:color="auto" w:fill="FFFFFF"/>
          </w:tcPr>
          <w:p w14:paraId="3C9D9A00" w14:textId="77777777" w:rsidR="006573EB" w:rsidRDefault="00C2228B">
            <w:pPr>
              <w:jc w:val="center"/>
            </w:pPr>
            <w:r>
              <w:rPr>
                <w:rFonts w:ascii="Times New Roman" w:hAnsi="Times New Roman"/>
                <w:sz w:val="20"/>
              </w:rPr>
              <w:t>250</w:t>
            </w:r>
          </w:p>
        </w:tc>
        <w:tc>
          <w:tcPr>
            <w:tcW w:w="1134" w:type="dxa"/>
            <w:shd w:val="clear" w:color="auto" w:fill="FFFFFF"/>
          </w:tcPr>
          <w:p w14:paraId="0529C972" w14:textId="77777777" w:rsidR="006573EB" w:rsidRDefault="00C2228B">
            <w:pPr>
              <w:jc w:val="center"/>
            </w:pPr>
            <w:r>
              <w:rPr>
                <w:rFonts w:ascii="Times New Roman" w:hAnsi="Times New Roman"/>
                <w:sz w:val="20"/>
              </w:rPr>
              <w:t>×10⁹/L</w:t>
            </w:r>
          </w:p>
        </w:tc>
      </w:tr>
      <w:tr w:rsidR="006573EB" w14:paraId="24CFA195" w14:textId="77777777">
        <w:tc>
          <w:tcPr>
            <w:tcW w:w="2551" w:type="dxa"/>
            <w:shd w:val="clear" w:color="auto" w:fill="F2F2F2"/>
          </w:tcPr>
          <w:p w14:paraId="3EBF172E" w14:textId="77777777" w:rsidR="006573EB" w:rsidRDefault="00C2228B">
            <w:pPr>
              <w:jc w:val="center"/>
            </w:pPr>
            <w:r>
              <w:rPr>
                <w:rFonts w:ascii="Times New Roman" w:hAnsi="Times New Roman"/>
                <w:sz w:val="20"/>
              </w:rPr>
              <w:t xml:space="preserve">t½ </w:t>
            </w:r>
            <w:proofErr w:type="spellStart"/>
            <w:r>
              <w:rPr>
                <w:rFonts w:ascii="Times New Roman" w:hAnsi="Times New Roman"/>
                <w:sz w:val="20"/>
              </w:rPr>
              <w:t>Neut</w:t>
            </w:r>
            <w:proofErr w:type="spellEnd"/>
          </w:p>
        </w:tc>
        <w:tc>
          <w:tcPr>
            <w:tcW w:w="1417" w:type="dxa"/>
            <w:shd w:val="clear" w:color="auto" w:fill="F2F2F2"/>
          </w:tcPr>
          <w:p w14:paraId="43E92850" w14:textId="77777777" w:rsidR="006573EB" w:rsidRDefault="00C2228B">
            <w:pPr>
              <w:jc w:val="center"/>
            </w:pPr>
            <w:r>
              <w:rPr>
                <w:rFonts w:ascii="Times New Roman" w:hAnsi="Times New Roman"/>
                <w:sz w:val="20"/>
              </w:rPr>
              <w:t>6,9</w:t>
            </w:r>
          </w:p>
        </w:tc>
        <w:tc>
          <w:tcPr>
            <w:tcW w:w="1984" w:type="dxa"/>
            <w:shd w:val="clear" w:color="auto" w:fill="F2F2F2"/>
          </w:tcPr>
          <w:p w14:paraId="62BC4E6A" w14:textId="77777777" w:rsidR="006573EB" w:rsidRDefault="00C2228B">
            <w:pPr>
              <w:jc w:val="center"/>
            </w:pPr>
            <w:r>
              <w:rPr>
                <w:rFonts w:ascii="Times New Roman" w:hAnsi="Times New Roman"/>
                <w:sz w:val="20"/>
              </w:rPr>
              <w:t>7,0</w:t>
            </w:r>
          </w:p>
        </w:tc>
        <w:tc>
          <w:tcPr>
            <w:tcW w:w="1417" w:type="dxa"/>
            <w:shd w:val="clear" w:color="auto" w:fill="F2F2F2"/>
          </w:tcPr>
          <w:p w14:paraId="6D19320A" w14:textId="77777777" w:rsidR="006573EB" w:rsidRDefault="00C2228B">
            <w:pPr>
              <w:jc w:val="center"/>
            </w:pPr>
            <w:r>
              <w:rPr>
                <w:rFonts w:ascii="Times New Roman" w:hAnsi="Times New Roman"/>
                <w:sz w:val="20"/>
              </w:rPr>
              <w:t>7,0</w:t>
            </w:r>
          </w:p>
        </w:tc>
        <w:tc>
          <w:tcPr>
            <w:tcW w:w="1134" w:type="dxa"/>
            <w:shd w:val="clear" w:color="auto" w:fill="F2F2F2"/>
          </w:tcPr>
          <w:p w14:paraId="7AA19B4C" w14:textId="77777777" w:rsidR="006573EB" w:rsidRDefault="00C2228B">
            <w:pPr>
              <w:jc w:val="center"/>
            </w:pPr>
            <w:r>
              <w:rPr>
                <w:rFonts w:ascii="Times New Roman" w:hAnsi="Times New Roman"/>
                <w:sz w:val="20"/>
              </w:rPr>
              <w:t>h</w:t>
            </w:r>
          </w:p>
        </w:tc>
      </w:tr>
      <w:tr w:rsidR="006573EB" w14:paraId="4D7F67B3" w14:textId="77777777">
        <w:tc>
          <w:tcPr>
            <w:tcW w:w="2551" w:type="dxa"/>
            <w:shd w:val="clear" w:color="auto" w:fill="FFFFFF"/>
          </w:tcPr>
          <w:p w14:paraId="4C76850E" w14:textId="77777777" w:rsidR="006573EB" w:rsidRDefault="00C2228B">
            <w:pPr>
              <w:jc w:val="center"/>
            </w:pPr>
            <w:r>
              <w:rPr>
                <w:rFonts w:ascii="Times New Roman" w:hAnsi="Times New Roman"/>
                <w:sz w:val="20"/>
              </w:rPr>
              <w:t>t½ RBC</w:t>
            </w:r>
          </w:p>
        </w:tc>
        <w:tc>
          <w:tcPr>
            <w:tcW w:w="1417" w:type="dxa"/>
            <w:shd w:val="clear" w:color="auto" w:fill="FFFFFF"/>
          </w:tcPr>
          <w:p w14:paraId="79DB3F34" w14:textId="77777777" w:rsidR="006573EB" w:rsidRDefault="00C2228B">
            <w:pPr>
              <w:jc w:val="center"/>
            </w:pPr>
            <w:r>
              <w:rPr>
                <w:rFonts w:ascii="Times New Roman" w:hAnsi="Times New Roman"/>
                <w:sz w:val="20"/>
              </w:rPr>
              <w:t>60</w:t>
            </w:r>
          </w:p>
        </w:tc>
        <w:tc>
          <w:tcPr>
            <w:tcW w:w="1984" w:type="dxa"/>
            <w:shd w:val="clear" w:color="auto" w:fill="FFFFFF"/>
          </w:tcPr>
          <w:p w14:paraId="6B1494EA" w14:textId="77777777" w:rsidR="006573EB" w:rsidRDefault="00C2228B">
            <w:pPr>
              <w:jc w:val="center"/>
            </w:pPr>
            <w:r>
              <w:rPr>
                <w:rFonts w:ascii="Times New Roman" w:hAnsi="Times New Roman"/>
                <w:sz w:val="20"/>
              </w:rPr>
              <w:t>85</w:t>
            </w:r>
          </w:p>
        </w:tc>
        <w:tc>
          <w:tcPr>
            <w:tcW w:w="1417" w:type="dxa"/>
            <w:shd w:val="clear" w:color="auto" w:fill="FFFFFF"/>
          </w:tcPr>
          <w:p w14:paraId="0FA1CBEC" w14:textId="77777777" w:rsidR="006573EB" w:rsidRDefault="00C2228B">
            <w:pPr>
              <w:jc w:val="center"/>
            </w:pPr>
            <w:r>
              <w:rPr>
                <w:rFonts w:ascii="Times New Roman" w:hAnsi="Times New Roman"/>
                <w:sz w:val="20"/>
              </w:rPr>
              <w:t>120</w:t>
            </w:r>
          </w:p>
        </w:tc>
        <w:tc>
          <w:tcPr>
            <w:tcW w:w="1134" w:type="dxa"/>
            <w:shd w:val="clear" w:color="auto" w:fill="FFFFFF"/>
          </w:tcPr>
          <w:p w14:paraId="4D18DA66" w14:textId="77777777" w:rsidR="006573EB" w:rsidRDefault="00C2228B">
            <w:pPr>
              <w:jc w:val="center"/>
            </w:pPr>
            <w:r>
              <w:rPr>
                <w:rFonts w:ascii="Times New Roman" w:hAnsi="Times New Roman"/>
                <w:sz w:val="20"/>
              </w:rPr>
              <w:t>j</w:t>
            </w:r>
          </w:p>
        </w:tc>
      </w:tr>
      <w:tr w:rsidR="006573EB" w14:paraId="768DC960" w14:textId="77777777">
        <w:tc>
          <w:tcPr>
            <w:tcW w:w="2551" w:type="dxa"/>
            <w:shd w:val="clear" w:color="auto" w:fill="F2F2F2"/>
          </w:tcPr>
          <w:p w14:paraId="2BBA2667" w14:textId="77777777" w:rsidR="006573EB" w:rsidRDefault="00C2228B">
            <w:pPr>
              <w:jc w:val="center"/>
            </w:pPr>
            <w:r>
              <w:rPr>
                <w:rFonts w:ascii="Times New Roman" w:hAnsi="Times New Roman"/>
                <w:sz w:val="20"/>
              </w:rPr>
              <w:t xml:space="preserve">t½ </w:t>
            </w:r>
            <w:proofErr w:type="spellStart"/>
            <w:r>
              <w:rPr>
                <w:rFonts w:ascii="Times New Roman" w:hAnsi="Times New Roman"/>
                <w:sz w:val="20"/>
              </w:rPr>
              <w:t>Plt</w:t>
            </w:r>
            <w:proofErr w:type="spellEnd"/>
          </w:p>
        </w:tc>
        <w:tc>
          <w:tcPr>
            <w:tcW w:w="1417" w:type="dxa"/>
            <w:shd w:val="clear" w:color="auto" w:fill="F2F2F2"/>
          </w:tcPr>
          <w:p w14:paraId="1F60183C" w14:textId="77777777" w:rsidR="006573EB" w:rsidRDefault="00C2228B">
            <w:pPr>
              <w:jc w:val="center"/>
            </w:pPr>
            <w:r>
              <w:rPr>
                <w:rFonts w:ascii="Times New Roman" w:hAnsi="Times New Roman"/>
                <w:sz w:val="20"/>
              </w:rPr>
              <w:t>5</w:t>
            </w:r>
          </w:p>
        </w:tc>
        <w:tc>
          <w:tcPr>
            <w:tcW w:w="1984" w:type="dxa"/>
            <w:shd w:val="clear" w:color="auto" w:fill="F2F2F2"/>
          </w:tcPr>
          <w:p w14:paraId="448E6EF8" w14:textId="77777777" w:rsidR="006573EB" w:rsidRDefault="00C2228B">
            <w:pPr>
              <w:jc w:val="center"/>
            </w:pPr>
            <w:r>
              <w:rPr>
                <w:rFonts w:ascii="Times New Roman" w:hAnsi="Times New Roman"/>
                <w:sz w:val="20"/>
              </w:rPr>
              <w:t>9</w:t>
            </w:r>
          </w:p>
        </w:tc>
        <w:tc>
          <w:tcPr>
            <w:tcW w:w="1417" w:type="dxa"/>
            <w:shd w:val="clear" w:color="auto" w:fill="F2F2F2"/>
          </w:tcPr>
          <w:p w14:paraId="2743EA46" w14:textId="77777777" w:rsidR="006573EB" w:rsidRDefault="00C2228B">
            <w:pPr>
              <w:jc w:val="center"/>
            </w:pPr>
            <w:r>
              <w:rPr>
                <w:rFonts w:ascii="Times New Roman" w:hAnsi="Times New Roman"/>
                <w:sz w:val="20"/>
              </w:rPr>
              <w:t>10</w:t>
            </w:r>
          </w:p>
        </w:tc>
        <w:tc>
          <w:tcPr>
            <w:tcW w:w="1134" w:type="dxa"/>
            <w:shd w:val="clear" w:color="auto" w:fill="F2F2F2"/>
          </w:tcPr>
          <w:p w14:paraId="737F5286" w14:textId="77777777" w:rsidR="006573EB" w:rsidRDefault="00C2228B">
            <w:pPr>
              <w:jc w:val="center"/>
            </w:pPr>
            <w:r>
              <w:rPr>
                <w:rFonts w:ascii="Times New Roman" w:hAnsi="Times New Roman"/>
                <w:sz w:val="20"/>
              </w:rPr>
              <w:t>j</w:t>
            </w:r>
          </w:p>
        </w:tc>
      </w:tr>
      <w:tr w:rsidR="006573EB" w14:paraId="728CD75A" w14:textId="77777777">
        <w:tc>
          <w:tcPr>
            <w:tcW w:w="2551" w:type="dxa"/>
            <w:shd w:val="clear" w:color="auto" w:fill="FFFFFF"/>
          </w:tcPr>
          <w:p w14:paraId="38735AE4" w14:textId="77777777" w:rsidR="006573EB" w:rsidRDefault="00C2228B">
            <w:pPr>
              <w:jc w:val="center"/>
            </w:pPr>
            <w:r>
              <w:rPr>
                <w:rFonts w:ascii="Times New Roman" w:hAnsi="Times New Roman"/>
                <w:sz w:val="20"/>
              </w:rPr>
              <w:t>γ (feedback)</w:t>
            </w:r>
          </w:p>
        </w:tc>
        <w:tc>
          <w:tcPr>
            <w:tcW w:w="1417" w:type="dxa"/>
            <w:shd w:val="clear" w:color="auto" w:fill="FFFFFF"/>
          </w:tcPr>
          <w:p w14:paraId="3C72AFC6" w14:textId="77777777" w:rsidR="006573EB" w:rsidRDefault="00C2228B">
            <w:pPr>
              <w:jc w:val="center"/>
            </w:pPr>
            <w:r>
              <w:rPr>
                <w:rFonts w:ascii="Times New Roman" w:hAnsi="Times New Roman"/>
                <w:sz w:val="20"/>
              </w:rPr>
              <w:t>0,20</w:t>
            </w:r>
          </w:p>
        </w:tc>
        <w:tc>
          <w:tcPr>
            <w:tcW w:w="1984" w:type="dxa"/>
            <w:shd w:val="clear" w:color="auto" w:fill="FFFFFF"/>
          </w:tcPr>
          <w:p w14:paraId="16CE1BB2" w14:textId="77777777" w:rsidR="006573EB" w:rsidRDefault="00C2228B">
            <w:pPr>
              <w:jc w:val="center"/>
            </w:pPr>
            <w:r>
              <w:rPr>
                <w:rFonts w:ascii="Times New Roman" w:hAnsi="Times New Roman"/>
                <w:sz w:val="20"/>
              </w:rPr>
              <w:t>0,20</w:t>
            </w:r>
          </w:p>
        </w:tc>
        <w:tc>
          <w:tcPr>
            <w:tcW w:w="1417" w:type="dxa"/>
            <w:shd w:val="clear" w:color="auto" w:fill="FFFFFF"/>
          </w:tcPr>
          <w:p w14:paraId="7C092A31" w14:textId="77777777" w:rsidR="006573EB" w:rsidRDefault="00C2228B">
            <w:pPr>
              <w:jc w:val="center"/>
            </w:pPr>
            <w:r>
              <w:rPr>
                <w:rFonts w:ascii="Times New Roman" w:hAnsi="Times New Roman"/>
                <w:sz w:val="20"/>
              </w:rPr>
              <w:t>0,20</w:t>
            </w:r>
          </w:p>
        </w:tc>
        <w:tc>
          <w:tcPr>
            <w:tcW w:w="1134" w:type="dxa"/>
            <w:shd w:val="clear" w:color="auto" w:fill="FFFFFF"/>
          </w:tcPr>
          <w:p w14:paraId="06A4924A" w14:textId="77777777" w:rsidR="006573EB" w:rsidRDefault="00C2228B">
            <w:pPr>
              <w:jc w:val="center"/>
            </w:pPr>
            <w:r>
              <w:rPr>
                <w:rFonts w:ascii="Times New Roman" w:hAnsi="Times New Roman"/>
                <w:sz w:val="20"/>
              </w:rPr>
              <w:t>—</w:t>
            </w:r>
          </w:p>
        </w:tc>
      </w:tr>
    </w:tbl>
    <w:p w14:paraId="202E99EC" w14:textId="77777777" w:rsidR="006573EB" w:rsidRPr="00463A58" w:rsidRDefault="00C2228B" w:rsidP="00A41DCE">
      <w:pPr>
        <w:pStyle w:val="Titre2"/>
        <w:rPr>
          <w:lang w:val="fr-FR"/>
        </w:rPr>
      </w:pPr>
      <w:bookmarkStart w:id="592" w:name="_Toc231291069"/>
      <w:r>
        <w:rPr>
          <w:lang w:val="fr-FR"/>
        </w:rPr>
        <w:t>Annexe A3 — Seuils CTCAE v5 utilisés dans le modèle</w:t>
      </w:r>
      <w:bookmarkEnd w:id="592"/>
    </w:p>
    <w:tbl>
      <w:tblPr>
        <w:tblStyle w:val="Grilledutableau"/>
        <w:tblW w:w="0" w:type="auto"/>
        <w:tblLook w:val="04A0" w:firstRow="1" w:lastRow="0" w:firstColumn="1" w:lastColumn="0" w:noHBand="0" w:noVBand="1"/>
      </w:tblPr>
      <w:tblGrid>
        <w:gridCol w:w="1923"/>
        <w:gridCol w:w="1589"/>
        <w:gridCol w:w="794"/>
        <w:gridCol w:w="992"/>
        <w:gridCol w:w="992"/>
        <w:gridCol w:w="996"/>
        <w:gridCol w:w="782"/>
        <w:gridCol w:w="1270"/>
      </w:tblGrid>
      <w:tr w:rsidR="006573EB" w14:paraId="79BFAF51" w14:textId="77777777">
        <w:tc>
          <w:tcPr>
            <w:tcW w:w="1984" w:type="dxa"/>
            <w:shd w:val="clear" w:color="auto" w:fill="2C3E50"/>
          </w:tcPr>
          <w:p w14:paraId="36D3C0E3" w14:textId="77777777" w:rsidR="006573EB" w:rsidRDefault="00C2228B">
            <w:pPr>
              <w:jc w:val="center"/>
            </w:pPr>
            <w:proofErr w:type="spellStart"/>
            <w:r>
              <w:rPr>
                <w:rFonts w:ascii="Times New Roman" w:hAnsi="Times New Roman"/>
                <w:b/>
                <w:color w:val="FFFFFF"/>
                <w:sz w:val="20"/>
              </w:rPr>
              <w:t>Toxicité</w:t>
            </w:r>
            <w:proofErr w:type="spellEnd"/>
          </w:p>
        </w:tc>
        <w:tc>
          <w:tcPr>
            <w:tcW w:w="1701" w:type="dxa"/>
            <w:shd w:val="clear" w:color="auto" w:fill="2C3E50"/>
          </w:tcPr>
          <w:p w14:paraId="749B893F" w14:textId="77777777" w:rsidR="006573EB" w:rsidRDefault="00C2228B">
            <w:pPr>
              <w:jc w:val="center"/>
            </w:pPr>
            <w:r>
              <w:rPr>
                <w:rFonts w:ascii="Times New Roman" w:hAnsi="Times New Roman"/>
                <w:b/>
                <w:color w:val="FFFFFF"/>
                <w:sz w:val="20"/>
              </w:rPr>
              <w:t xml:space="preserve">Cellule </w:t>
            </w:r>
            <w:proofErr w:type="spellStart"/>
            <w:r>
              <w:rPr>
                <w:rFonts w:ascii="Times New Roman" w:hAnsi="Times New Roman"/>
                <w:b/>
                <w:color w:val="FFFFFF"/>
                <w:sz w:val="20"/>
              </w:rPr>
              <w:t>sentinelle</w:t>
            </w:r>
            <w:proofErr w:type="spellEnd"/>
          </w:p>
        </w:tc>
        <w:tc>
          <w:tcPr>
            <w:tcW w:w="850" w:type="dxa"/>
            <w:shd w:val="clear" w:color="auto" w:fill="2C3E50"/>
          </w:tcPr>
          <w:p w14:paraId="0DED2C5A" w14:textId="77777777" w:rsidR="006573EB" w:rsidRDefault="00C2228B">
            <w:pPr>
              <w:jc w:val="center"/>
            </w:pPr>
            <w:r>
              <w:rPr>
                <w:rFonts w:ascii="Times New Roman" w:hAnsi="Times New Roman"/>
                <w:b/>
                <w:color w:val="FFFFFF"/>
                <w:sz w:val="20"/>
              </w:rPr>
              <w:t>G0</w:t>
            </w:r>
          </w:p>
        </w:tc>
        <w:tc>
          <w:tcPr>
            <w:tcW w:w="1134" w:type="dxa"/>
            <w:shd w:val="clear" w:color="auto" w:fill="2C3E50"/>
          </w:tcPr>
          <w:p w14:paraId="5ECB32EA" w14:textId="77777777" w:rsidR="006573EB" w:rsidRDefault="00C2228B">
            <w:pPr>
              <w:jc w:val="center"/>
            </w:pPr>
            <w:r>
              <w:rPr>
                <w:rFonts w:ascii="Times New Roman" w:hAnsi="Times New Roman"/>
                <w:b/>
                <w:color w:val="FFFFFF"/>
                <w:sz w:val="20"/>
              </w:rPr>
              <w:t>G1</w:t>
            </w:r>
          </w:p>
        </w:tc>
        <w:tc>
          <w:tcPr>
            <w:tcW w:w="1134" w:type="dxa"/>
            <w:shd w:val="clear" w:color="auto" w:fill="2C3E50"/>
          </w:tcPr>
          <w:p w14:paraId="346D1A05" w14:textId="77777777" w:rsidR="006573EB" w:rsidRDefault="00C2228B">
            <w:pPr>
              <w:jc w:val="center"/>
            </w:pPr>
            <w:r>
              <w:rPr>
                <w:rFonts w:ascii="Times New Roman" w:hAnsi="Times New Roman"/>
                <w:b/>
                <w:color w:val="FFFFFF"/>
                <w:sz w:val="20"/>
              </w:rPr>
              <w:t>G2</w:t>
            </w:r>
          </w:p>
        </w:tc>
        <w:tc>
          <w:tcPr>
            <w:tcW w:w="1134" w:type="dxa"/>
            <w:shd w:val="clear" w:color="auto" w:fill="2C3E50"/>
          </w:tcPr>
          <w:p w14:paraId="588BF194" w14:textId="77777777" w:rsidR="006573EB" w:rsidRDefault="00C2228B">
            <w:pPr>
              <w:jc w:val="center"/>
            </w:pPr>
            <w:r>
              <w:rPr>
                <w:rFonts w:ascii="Times New Roman" w:hAnsi="Times New Roman"/>
                <w:b/>
                <w:color w:val="FFFFFF"/>
                <w:sz w:val="20"/>
              </w:rPr>
              <w:t>G3</w:t>
            </w:r>
          </w:p>
        </w:tc>
        <w:tc>
          <w:tcPr>
            <w:tcW w:w="850" w:type="dxa"/>
            <w:shd w:val="clear" w:color="auto" w:fill="2C3E50"/>
          </w:tcPr>
          <w:p w14:paraId="0BBFAAB6" w14:textId="77777777" w:rsidR="006573EB" w:rsidRDefault="00C2228B">
            <w:pPr>
              <w:jc w:val="center"/>
            </w:pPr>
            <w:r>
              <w:rPr>
                <w:rFonts w:ascii="Times New Roman" w:hAnsi="Times New Roman"/>
                <w:b/>
                <w:color w:val="FFFFFF"/>
                <w:sz w:val="20"/>
              </w:rPr>
              <w:t>G4</w:t>
            </w:r>
          </w:p>
        </w:tc>
        <w:tc>
          <w:tcPr>
            <w:tcW w:w="1417" w:type="dxa"/>
            <w:shd w:val="clear" w:color="auto" w:fill="2C3E50"/>
          </w:tcPr>
          <w:p w14:paraId="5304C9D4" w14:textId="77777777" w:rsidR="006573EB" w:rsidRDefault="00C2228B">
            <w:pPr>
              <w:jc w:val="center"/>
            </w:pPr>
            <w:proofErr w:type="spellStart"/>
            <w:r>
              <w:rPr>
                <w:rFonts w:ascii="Times New Roman" w:hAnsi="Times New Roman"/>
                <w:b/>
                <w:color w:val="FFFFFF"/>
                <w:sz w:val="20"/>
              </w:rPr>
              <w:t>Unité</w:t>
            </w:r>
            <w:proofErr w:type="spellEnd"/>
          </w:p>
        </w:tc>
      </w:tr>
      <w:tr w:rsidR="006573EB" w14:paraId="55170003" w14:textId="77777777">
        <w:tc>
          <w:tcPr>
            <w:tcW w:w="1984" w:type="dxa"/>
            <w:shd w:val="clear" w:color="auto" w:fill="F2F2F2"/>
          </w:tcPr>
          <w:p w14:paraId="49B5A671" w14:textId="77777777" w:rsidR="006573EB" w:rsidRDefault="00C2228B">
            <w:pPr>
              <w:jc w:val="center"/>
            </w:pPr>
            <w:proofErr w:type="spellStart"/>
            <w:r>
              <w:rPr>
                <w:rFonts w:ascii="Times New Roman" w:hAnsi="Times New Roman"/>
                <w:sz w:val="20"/>
              </w:rPr>
              <w:t>Neutropénie</w:t>
            </w:r>
            <w:proofErr w:type="spellEnd"/>
          </w:p>
        </w:tc>
        <w:tc>
          <w:tcPr>
            <w:tcW w:w="1701" w:type="dxa"/>
            <w:shd w:val="clear" w:color="auto" w:fill="F2F2F2"/>
          </w:tcPr>
          <w:p w14:paraId="58BF2C2B" w14:textId="77777777" w:rsidR="006573EB" w:rsidRDefault="00C2228B">
            <w:pPr>
              <w:jc w:val="center"/>
            </w:pPr>
            <w:r>
              <w:rPr>
                <w:rFonts w:ascii="Times New Roman" w:hAnsi="Times New Roman"/>
                <w:sz w:val="20"/>
              </w:rPr>
              <w:t>Neutrophiles</w:t>
            </w:r>
          </w:p>
        </w:tc>
        <w:tc>
          <w:tcPr>
            <w:tcW w:w="850" w:type="dxa"/>
            <w:shd w:val="clear" w:color="auto" w:fill="F2F2F2"/>
          </w:tcPr>
          <w:p w14:paraId="390E55C6" w14:textId="77777777" w:rsidR="006573EB" w:rsidRDefault="00C2228B">
            <w:pPr>
              <w:jc w:val="center"/>
            </w:pPr>
            <w:r>
              <w:rPr>
                <w:rFonts w:ascii="Times New Roman" w:hAnsi="Times New Roman"/>
                <w:sz w:val="20"/>
              </w:rPr>
              <w:t>≥2,0</w:t>
            </w:r>
          </w:p>
        </w:tc>
        <w:tc>
          <w:tcPr>
            <w:tcW w:w="1134" w:type="dxa"/>
            <w:shd w:val="clear" w:color="auto" w:fill="F2F2F2"/>
          </w:tcPr>
          <w:p w14:paraId="75FD52D6" w14:textId="77777777" w:rsidR="006573EB" w:rsidRDefault="00C2228B">
            <w:pPr>
              <w:jc w:val="center"/>
            </w:pPr>
            <w:r>
              <w:rPr>
                <w:rFonts w:ascii="Times New Roman" w:hAnsi="Times New Roman"/>
                <w:sz w:val="20"/>
              </w:rPr>
              <w:t>1,5–2,0</w:t>
            </w:r>
          </w:p>
        </w:tc>
        <w:tc>
          <w:tcPr>
            <w:tcW w:w="1134" w:type="dxa"/>
            <w:shd w:val="clear" w:color="auto" w:fill="F2F2F2"/>
          </w:tcPr>
          <w:p w14:paraId="125FC7A4" w14:textId="77777777" w:rsidR="006573EB" w:rsidRDefault="00C2228B">
            <w:pPr>
              <w:jc w:val="center"/>
            </w:pPr>
            <w:r>
              <w:rPr>
                <w:rFonts w:ascii="Times New Roman" w:hAnsi="Times New Roman"/>
                <w:sz w:val="20"/>
              </w:rPr>
              <w:t>1,0–1,5</w:t>
            </w:r>
          </w:p>
        </w:tc>
        <w:tc>
          <w:tcPr>
            <w:tcW w:w="1134" w:type="dxa"/>
            <w:shd w:val="clear" w:color="auto" w:fill="F2F2F2"/>
          </w:tcPr>
          <w:p w14:paraId="7F7AA7A1" w14:textId="77777777" w:rsidR="006573EB" w:rsidRDefault="00C2228B">
            <w:pPr>
              <w:jc w:val="center"/>
            </w:pPr>
            <w:r>
              <w:rPr>
                <w:rFonts w:ascii="Times New Roman" w:hAnsi="Times New Roman"/>
                <w:sz w:val="20"/>
              </w:rPr>
              <w:t>0,5–1,0</w:t>
            </w:r>
          </w:p>
        </w:tc>
        <w:tc>
          <w:tcPr>
            <w:tcW w:w="850" w:type="dxa"/>
            <w:shd w:val="clear" w:color="auto" w:fill="F2F2F2"/>
          </w:tcPr>
          <w:p w14:paraId="1F7DCF84" w14:textId="77777777" w:rsidR="006573EB" w:rsidRDefault="00C2228B">
            <w:pPr>
              <w:jc w:val="center"/>
            </w:pPr>
            <w:r>
              <w:rPr>
                <w:rFonts w:ascii="Times New Roman" w:hAnsi="Times New Roman"/>
                <w:sz w:val="20"/>
              </w:rPr>
              <w:t>&lt;0,5</w:t>
            </w:r>
          </w:p>
        </w:tc>
        <w:tc>
          <w:tcPr>
            <w:tcW w:w="1417" w:type="dxa"/>
            <w:shd w:val="clear" w:color="auto" w:fill="F2F2F2"/>
          </w:tcPr>
          <w:p w14:paraId="388EB087" w14:textId="77777777" w:rsidR="006573EB" w:rsidRDefault="00C2228B">
            <w:pPr>
              <w:jc w:val="center"/>
            </w:pPr>
            <w:r>
              <w:rPr>
                <w:rFonts w:ascii="Times New Roman" w:hAnsi="Times New Roman"/>
                <w:sz w:val="20"/>
              </w:rPr>
              <w:t>×10⁹/L</w:t>
            </w:r>
          </w:p>
        </w:tc>
      </w:tr>
      <w:tr w:rsidR="006573EB" w14:paraId="7BA8FC1F" w14:textId="77777777">
        <w:tc>
          <w:tcPr>
            <w:tcW w:w="1984" w:type="dxa"/>
            <w:shd w:val="clear" w:color="auto" w:fill="FFFFFF"/>
          </w:tcPr>
          <w:p w14:paraId="6E684C2D" w14:textId="77777777" w:rsidR="006573EB" w:rsidRDefault="00C2228B">
            <w:pPr>
              <w:jc w:val="center"/>
            </w:pPr>
            <w:proofErr w:type="spellStart"/>
            <w:r>
              <w:rPr>
                <w:rFonts w:ascii="Times New Roman" w:hAnsi="Times New Roman"/>
                <w:sz w:val="20"/>
              </w:rPr>
              <w:t>Anémie</w:t>
            </w:r>
            <w:proofErr w:type="spellEnd"/>
          </w:p>
        </w:tc>
        <w:tc>
          <w:tcPr>
            <w:tcW w:w="1701" w:type="dxa"/>
            <w:shd w:val="clear" w:color="auto" w:fill="FFFFFF"/>
          </w:tcPr>
          <w:p w14:paraId="323F596D" w14:textId="77777777" w:rsidR="006573EB" w:rsidRDefault="00C2228B">
            <w:pPr>
              <w:jc w:val="center"/>
            </w:pPr>
            <w:r>
              <w:rPr>
                <w:rFonts w:ascii="Times New Roman" w:hAnsi="Times New Roman"/>
                <w:sz w:val="20"/>
              </w:rPr>
              <w:t>RBC (proxy Hb)</w:t>
            </w:r>
          </w:p>
        </w:tc>
        <w:tc>
          <w:tcPr>
            <w:tcW w:w="850" w:type="dxa"/>
            <w:shd w:val="clear" w:color="auto" w:fill="FFFFFF"/>
          </w:tcPr>
          <w:p w14:paraId="435686D6" w14:textId="77777777" w:rsidR="006573EB" w:rsidRDefault="00C2228B">
            <w:pPr>
              <w:jc w:val="center"/>
            </w:pPr>
            <w:r>
              <w:rPr>
                <w:rFonts w:ascii="Times New Roman" w:hAnsi="Times New Roman"/>
                <w:sz w:val="20"/>
              </w:rPr>
              <w:t>≥4,5</w:t>
            </w:r>
          </w:p>
        </w:tc>
        <w:tc>
          <w:tcPr>
            <w:tcW w:w="1134" w:type="dxa"/>
            <w:shd w:val="clear" w:color="auto" w:fill="FFFFFF"/>
          </w:tcPr>
          <w:p w14:paraId="697F8A38" w14:textId="77777777" w:rsidR="006573EB" w:rsidRDefault="00C2228B">
            <w:pPr>
              <w:jc w:val="center"/>
            </w:pPr>
            <w:r>
              <w:rPr>
                <w:rFonts w:ascii="Times New Roman" w:hAnsi="Times New Roman"/>
                <w:sz w:val="20"/>
              </w:rPr>
              <w:t>4,0–4,5</w:t>
            </w:r>
          </w:p>
        </w:tc>
        <w:tc>
          <w:tcPr>
            <w:tcW w:w="1134" w:type="dxa"/>
            <w:shd w:val="clear" w:color="auto" w:fill="FFFFFF"/>
          </w:tcPr>
          <w:p w14:paraId="5CE67550" w14:textId="77777777" w:rsidR="006573EB" w:rsidRDefault="00C2228B">
            <w:pPr>
              <w:jc w:val="center"/>
            </w:pPr>
            <w:r>
              <w:rPr>
                <w:rFonts w:ascii="Times New Roman" w:hAnsi="Times New Roman"/>
                <w:sz w:val="20"/>
              </w:rPr>
              <w:t>3,5–4,0</w:t>
            </w:r>
          </w:p>
        </w:tc>
        <w:tc>
          <w:tcPr>
            <w:tcW w:w="1134" w:type="dxa"/>
            <w:shd w:val="clear" w:color="auto" w:fill="FFFFFF"/>
          </w:tcPr>
          <w:p w14:paraId="102F5848" w14:textId="77777777" w:rsidR="006573EB" w:rsidRDefault="00C2228B">
            <w:pPr>
              <w:jc w:val="center"/>
            </w:pPr>
            <w:r>
              <w:rPr>
                <w:rFonts w:ascii="Times New Roman" w:hAnsi="Times New Roman"/>
                <w:sz w:val="20"/>
              </w:rPr>
              <w:t>&lt;3,5</w:t>
            </w:r>
          </w:p>
        </w:tc>
        <w:tc>
          <w:tcPr>
            <w:tcW w:w="850" w:type="dxa"/>
            <w:shd w:val="clear" w:color="auto" w:fill="FFFFFF"/>
          </w:tcPr>
          <w:p w14:paraId="035A69F2" w14:textId="77777777" w:rsidR="006573EB" w:rsidRDefault="00C2228B">
            <w:pPr>
              <w:jc w:val="center"/>
            </w:pPr>
            <w:r>
              <w:rPr>
                <w:rFonts w:ascii="Times New Roman" w:hAnsi="Times New Roman"/>
                <w:sz w:val="20"/>
              </w:rPr>
              <w:t>—</w:t>
            </w:r>
          </w:p>
        </w:tc>
        <w:tc>
          <w:tcPr>
            <w:tcW w:w="1417" w:type="dxa"/>
            <w:shd w:val="clear" w:color="auto" w:fill="FFFFFF"/>
          </w:tcPr>
          <w:p w14:paraId="3E9F2DB3" w14:textId="77777777" w:rsidR="006573EB" w:rsidRDefault="00C2228B">
            <w:pPr>
              <w:jc w:val="center"/>
            </w:pPr>
            <w:r>
              <w:rPr>
                <w:rFonts w:ascii="Times New Roman" w:hAnsi="Times New Roman"/>
                <w:sz w:val="20"/>
              </w:rPr>
              <w:t>×10¹²/L</w:t>
            </w:r>
          </w:p>
        </w:tc>
      </w:tr>
      <w:tr w:rsidR="006573EB" w14:paraId="5B5AB215" w14:textId="77777777">
        <w:tc>
          <w:tcPr>
            <w:tcW w:w="1984" w:type="dxa"/>
            <w:shd w:val="clear" w:color="auto" w:fill="F2F2F2"/>
          </w:tcPr>
          <w:p w14:paraId="1CDD3823" w14:textId="77777777" w:rsidR="006573EB" w:rsidRDefault="00C2228B">
            <w:pPr>
              <w:jc w:val="center"/>
            </w:pPr>
            <w:proofErr w:type="spellStart"/>
            <w:r>
              <w:rPr>
                <w:rFonts w:ascii="Times New Roman" w:hAnsi="Times New Roman"/>
                <w:sz w:val="20"/>
              </w:rPr>
              <w:t>Thrombocytopénie</w:t>
            </w:r>
            <w:proofErr w:type="spellEnd"/>
          </w:p>
        </w:tc>
        <w:tc>
          <w:tcPr>
            <w:tcW w:w="1701" w:type="dxa"/>
            <w:shd w:val="clear" w:color="auto" w:fill="F2F2F2"/>
          </w:tcPr>
          <w:p w14:paraId="6DBF4864" w14:textId="77777777" w:rsidR="006573EB" w:rsidRDefault="00C2228B">
            <w:pPr>
              <w:jc w:val="center"/>
            </w:pPr>
            <w:r>
              <w:rPr>
                <w:rFonts w:ascii="Times New Roman" w:hAnsi="Times New Roman"/>
                <w:sz w:val="20"/>
              </w:rPr>
              <w:t>Plaquettes</w:t>
            </w:r>
          </w:p>
        </w:tc>
        <w:tc>
          <w:tcPr>
            <w:tcW w:w="850" w:type="dxa"/>
            <w:shd w:val="clear" w:color="auto" w:fill="F2F2F2"/>
          </w:tcPr>
          <w:p w14:paraId="5E490E93" w14:textId="77777777" w:rsidR="006573EB" w:rsidRDefault="00C2228B">
            <w:pPr>
              <w:jc w:val="center"/>
            </w:pPr>
            <w:r>
              <w:rPr>
                <w:rFonts w:ascii="Times New Roman" w:hAnsi="Times New Roman"/>
                <w:sz w:val="20"/>
              </w:rPr>
              <w:t>≥150</w:t>
            </w:r>
          </w:p>
        </w:tc>
        <w:tc>
          <w:tcPr>
            <w:tcW w:w="1134" w:type="dxa"/>
            <w:shd w:val="clear" w:color="auto" w:fill="F2F2F2"/>
          </w:tcPr>
          <w:p w14:paraId="33C10D1F" w14:textId="77777777" w:rsidR="006573EB" w:rsidRDefault="00C2228B">
            <w:pPr>
              <w:jc w:val="center"/>
            </w:pPr>
            <w:r>
              <w:rPr>
                <w:rFonts w:ascii="Times New Roman" w:hAnsi="Times New Roman"/>
                <w:sz w:val="20"/>
              </w:rPr>
              <w:t>75–150</w:t>
            </w:r>
          </w:p>
        </w:tc>
        <w:tc>
          <w:tcPr>
            <w:tcW w:w="1134" w:type="dxa"/>
            <w:shd w:val="clear" w:color="auto" w:fill="F2F2F2"/>
          </w:tcPr>
          <w:p w14:paraId="1021316F" w14:textId="77777777" w:rsidR="006573EB" w:rsidRDefault="00C2228B">
            <w:pPr>
              <w:jc w:val="center"/>
            </w:pPr>
            <w:r>
              <w:rPr>
                <w:rFonts w:ascii="Times New Roman" w:hAnsi="Times New Roman"/>
                <w:sz w:val="20"/>
              </w:rPr>
              <w:t>50–75</w:t>
            </w:r>
          </w:p>
        </w:tc>
        <w:tc>
          <w:tcPr>
            <w:tcW w:w="1134" w:type="dxa"/>
            <w:shd w:val="clear" w:color="auto" w:fill="F2F2F2"/>
          </w:tcPr>
          <w:p w14:paraId="64723AA0" w14:textId="77777777" w:rsidR="006573EB" w:rsidRDefault="00C2228B">
            <w:pPr>
              <w:jc w:val="center"/>
            </w:pPr>
            <w:r>
              <w:rPr>
                <w:rFonts w:ascii="Times New Roman" w:hAnsi="Times New Roman"/>
                <w:sz w:val="20"/>
              </w:rPr>
              <w:t>25–50</w:t>
            </w:r>
          </w:p>
        </w:tc>
        <w:tc>
          <w:tcPr>
            <w:tcW w:w="850" w:type="dxa"/>
            <w:shd w:val="clear" w:color="auto" w:fill="F2F2F2"/>
          </w:tcPr>
          <w:p w14:paraId="0D3FFB06" w14:textId="77777777" w:rsidR="006573EB" w:rsidRDefault="00C2228B">
            <w:pPr>
              <w:jc w:val="center"/>
            </w:pPr>
            <w:r>
              <w:rPr>
                <w:rFonts w:ascii="Times New Roman" w:hAnsi="Times New Roman"/>
                <w:sz w:val="20"/>
              </w:rPr>
              <w:t>&lt;25</w:t>
            </w:r>
          </w:p>
        </w:tc>
        <w:tc>
          <w:tcPr>
            <w:tcW w:w="1417" w:type="dxa"/>
            <w:shd w:val="clear" w:color="auto" w:fill="F2F2F2"/>
          </w:tcPr>
          <w:p w14:paraId="6A8DC20F" w14:textId="77777777" w:rsidR="006573EB" w:rsidRDefault="00C2228B">
            <w:pPr>
              <w:jc w:val="center"/>
            </w:pPr>
            <w:r>
              <w:rPr>
                <w:rFonts w:ascii="Times New Roman" w:hAnsi="Times New Roman"/>
                <w:sz w:val="20"/>
              </w:rPr>
              <w:t>×10⁹/L</w:t>
            </w:r>
          </w:p>
        </w:tc>
      </w:tr>
    </w:tbl>
    <w:p w14:paraId="416EBA67" w14:textId="6420FD5C" w:rsidR="006573EB" w:rsidRPr="00463A58" w:rsidRDefault="006573EB" w:rsidP="00A41DCE">
      <w:pPr>
        <w:pStyle w:val="Titre2"/>
        <w:rPr>
          <w:lang w:val="fr-FR"/>
        </w:rPr>
      </w:pPr>
    </w:p>
    <w:p w14:paraId="607ACFEE" w14:textId="77777777" w:rsidR="004E439D" w:rsidRPr="004E439D" w:rsidRDefault="004E439D" w:rsidP="004E439D">
      <w:pPr>
        <w:pStyle w:val="Titre2"/>
        <w:rPr>
          <w:lang w:val="fr-FR"/>
        </w:rPr>
      </w:pPr>
      <w:bookmarkStart w:id="593" w:name="_Toc231291070"/>
      <w:r w:rsidRPr="004E439D">
        <w:rPr>
          <w:lang w:val="fr-FR"/>
        </w:rPr>
        <w:t>Annexe A4 — Structure du code R (organisation des scripts)</w:t>
      </w:r>
      <w:bookmarkEnd w:id="593"/>
    </w:p>
    <w:tbl>
      <w:tblPr>
        <w:tblStyle w:val="Grilledutableau"/>
        <w:tblW w:w="0" w:type="auto"/>
        <w:tblLook w:val="04A0" w:firstRow="1" w:lastRow="0" w:firstColumn="1" w:lastColumn="0" w:noHBand="0" w:noVBand="1"/>
      </w:tblPr>
      <w:tblGrid>
        <w:gridCol w:w="1364"/>
        <w:gridCol w:w="3471"/>
        <w:gridCol w:w="1734"/>
        <w:gridCol w:w="2769"/>
      </w:tblGrid>
      <w:tr w:rsidR="004E439D" w:rsidRPr="004E439D" w14:paraId="11291173"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2C3E50"/>
            <w:hideMark/>
          </w:tcPr>
          <w:p w14:paraId="6287D1AC" w14:textId="77777777" w:rsidR="004E439D" w:rsidRPr="004E439D" w:rsidRDefault="004E439D" w:rsidP="004E439D">
            <w:pPr>
              <w:spacing w:after="200" w:line="276" w:lineRule="auto"/>
            </w:pPr>
            <w:r w:rsidRPr="004E439D">
              <w:rPr>
                <w:b/>
                <w:lang w:val="fr-FR"/>
              </w:rPr>
              <w:t>Dossier</w:t>
            </w:r>
          </w:p>
        </w:tc>
        <w:tc>
          <w:tcPr>
            <w:tcW w:w="2400" w:type="dxa"/>
            <w:tcBorders>
              <w:top w:val="single" w:sz="4" w:space="0" w:color="auto"/>
              <w:left w:val="single" w:sz="4" w:space="0" w:color="auto"/>
              <w:bottom w:val="single" w:sz="4" w:space="0" w:color="auto"/>
              <w:right w:val="single" w:sz="4" w:space="0" w:color="auto"/>
            </w:tcBorders>
            <w:shd w:val="clear" w:color="auto" w:fill="2C3E50"/>
            <w:hideMark/>
          </w:tcPr>
          <w:p w14:paraId="0F83A920" w14:textId="77777777" w:rsidR="004E439D" w:rsidRPr="004E439D" w:rsidRDefault="004E439D" w:rsidP="004E439D">
            <w:pPr>
              <w:spacing w:after="200" w:line="276" w:lineRule="auto"/>
            </w:pPr>
            <w:r w:rsidRPr="004E439D">
              <w:rPr>
                <w:b/>
                <w:lang w:val="fr-FR"/>
              </w:rPr>
              <w:t>Script</w:t>
            </w:r>
          </w:p>
        </w:tc>
        <w:tc>
          <w:tcPr>
            <w:tcW w:w="2400" w:type="dxa"/>
            <w:tcBorders>
              <w:top w:val="single" w:sz="4" w:space="0" w:color="auto"/>
              <w:left w:val="single" w:sz="4" w:space="0" w:color="auto"/>
              <w:bottom w:val="single" w:sz="4" w:space="0" w:color="auto"/>
              <w:right w:val="single" w:sz="4" w:space="0" w:color="auto"/>
            </w:tcBorders>
            <w:shd w:val="clear" w:color="auto" w:fill="2C3E50"/>
            <w:hideMark/>
          </w:tcPr>
          <w:p w14:paraId="48FBEAD8" w14:textId="77777777" w:rsidR="004E439D" w:rsidRPr="004E439D" w:rsidRDefault="004E439D" w:rsidP="004E439D">
            <w:pPr>
              <w:spacing w:after="200" w:line="276" w:lineRule="auto"/>
            </w:pPr>
            <w:r w:rsidRPr="004E439D">
              <w:rPr>
                <w:b/>
                <w:lang w:val="fr-FR"/>
              </w:rPr>
              <w:t>Type</w:t>
            </w:r>
          </w:p>
        </w:tc>
        <w:tc>
          <w:tcPr>
            <w:tcW w:w="3400" w:type="dxa"/>
            <w:tcBorders>
              <w:top w:val="single" w:sz="4" w:space="0" w:color="auto"/>
              <w:left w:val="single" w:sz="4" w:space="0" w:color="auto"/>
              <w:bottom w:val="single" w:sz="4" w:space="0" w:color="auto"/>
              <w:right w:val="single" w:sz="4" w:space="0" w:color="auto"/>
            </w:tcBorders>
            <w:shd w:val="clear" w:color="auto" w:fill="2C3E50"/>
            <w:hideMark/>
          </w:tcPr>
          <w:p w14:paraId="036D3F7B" w14:textId="77777777" w:rsidR="004E439D" w:rsidRPr="004E439D" w:rsidRDefault="004E439D" w:rsidP="004E439D">
            <w:pPr>
              <w:spacing w:after="200" w:line="276" w:lineRule="auto"/>
            </w:pPr>
            <w:r w:rsidRPr="004E439D">
              <w:rPr>
                <w:b/>
                <w:lang w:val="fr-FR"/>
              </w:rPr>
              <w:t>Fonction</w:t>
            </w:r>
          </w:p>
        </w:tc>
      </w:tr>
      <w:tr w:rsidR="004E439D" w:rsidRPr="00F72638" w14:paraId="638BB522" w14:textId="77777777" w:rsidTr="004E439D">
        <w:tc>
          <w:tcPr>
            <w:tcW w:w="10400" w:type="dxa"/>
            <w:gridSpan w:val="4"/>
            <w:tcBorders>
              <w:top w:val="single" w:sz="4" w:space="0" w:color="auto"/>
              <w:left w:val="single" w:sz="4" w:space="0" w:color="auto"/>
              <w:bottom w:val="single" w:sz="4" w:space="0" w:color="auto"/>
              <w:right w:val="single" w:sz="4" w:space="0" w:color="auto"/>
            </w:tcBorders>
            <w:shd w:val="clear" w:color="auto" w:fill="34495E"/>
            <w:hideMark/>
          </w:tcPr>
          <w:p w14:paraId="6F8F325B" w14:textId="77777777" w:rsidR="004E439D" w:rsidRPr="004E439D" w:rsidRDefault="004E439D" w:rsidP="004E439D">
            <w:pPr>
              <w:spacing w:after="200" w:line="276" w:lineRule="auto"/>
              <w:rPr>
                <w:lang w:val="fr-FR"/>
              </w:rPr>
            </w:pPr>
            <w:proofErr w:type="spellStart"/>
            <w:proofErr w:type="gramStart"/>
            <w:r w:rsidRPr="004E439D">
              <w:rPr>
                <w:b/>
                <w:color w:val="FFFFFF" w:themeColor="background1"/>
                <w:lang w:val="fr-FR"/>
              </w:rPr>
              <w:t>shared</w:t>
            </w:r>
            <w:proofErr w:type="spellEnd"/>
            <w:proofErr w:type="gramEnd"/>
            <w:r w:rsidRPr="004E439D">
              <w:rPr>
                <w:b/>
                <w:color w:val="FFFFFF" w:themeColor="background1"/>
                <w:lang w:val="fr-FR"/>
              </w:rPr>
              <w:t>/  —  Bibliothèque commune (sourcée par toutes les étapes)</w:t>
            </w:r>
          </w:p>
        </w:tc>
      </w:tr>
      <w:tr w:rsidR="004E439D" w:rsidRPr="00F72638" w14:paraId="308357D3"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BF5FB"/>
            <w:hideMark/>
          </w:tcPr>
          <w:p w14:paraId="01B0BEBC" w14:textId="77777777" w:rsidR="004E439D" w:rsidRPr="004E439D" w:rsidRDefault="004E439D" w:rsidP="004E439D">
            <w:pPr>
              <w:spacing w:after="200" w:line="276" w:lineRule="auto"/>
            </w:pPr>
            <w:proofErr w:type="spellStart"/>
            <w:proofErr w:type="gramStart"/>
            <w:r w:rsidRPr="004E439D">
              <w:rPr>
                <w:lang w:val="fr-FR"/>
              </w:rPr>
              <w:t>shared</w:t>
            </w:r>
            <w:proofErr w:type="spellEnd"/>
            <w:proofErr w:type="gramEnd"/>
            <w:r w:rsidRPr="004E439D">
              <w:rPr>
                <w:lang w:val="fr-FR"/>
              </w:rPr>
              <w:t>/</w:t>
            </w:r>
          </w:p>
        </w:tc>
        <w:tc>
          <w:tcPr>
            <w:tcW w:w="2400" w:type="dxa"/>
            <w:tcBorders>
              <w:top w:val="single" w:sz="4" w:space="0" w:color="auto"/>
              <w:left w:val="single" w:sz="4" w:space="0" w:color="auto"/>
              <w:bottom w:val="single" w:sz="4" w:space="0" w:color="auto"/>
              <w:right w:val="single" w:sz="4" w:space="0" w:color="auto"/>
            </w:tcBorders>
            <w:shd w:val="clear" w:color="auto" w:fill="EBF5FB"/>
            <w:hideMark/>
          </w:tcPr>
          <w:p w14:paraId="7491DC8E" w14:textId="77777777" w:rsidR="004E439D" w:rsidRPr="004E439D" w:rsidRDefault="004E439D" w:rsidP="004E439D">
            <w:pPr>
              <w:spacing w:after="200" w:line="276" w:lineRule="auto"/>
            </w:pPr>
            <w:r w:rsidRPr="004E439D">
              <w:rPr>
                <w:lang w:val="fr-FR"/>
              </w:rPr>
              <w:t>01_model_ode_</w:t>
            </w:r>
            <w:proofErr w:type="gramStart"/>
            <w:r w:rsidRPr="004E439D">
              <w:rPr>
                <w:lang w:val="fr-FR"/>
              </w:rPr>
              <w:t>fornari.R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BF5FB"/>
            <w:hideMark/>
          </w:tcPr>
          <w:p w14:paraId="1AC71E83" w14:textId="77777777" w:rsidR="004E439D" w:rsidRPr="004E439D" w:rsidRDefault="004E439D" w:rsidP="004E439D">
            <w:pPr>
              <w:spacing w:after="200" w:line="276" w:lineRule="auto"/>
            </w:pPr>
            <w:r w:rsidRPr="004E439D">
              <w:rPr>
                <w:lang w:val="fr-FR"/>
              </w:rPr>
              <w:t>Modèle</w:t>
            </w:r>
          </w:p>
        </w:tc>
        <w:tc>
          <w:tcPr>
            <w:tcW w:w="3400" w:type="dxa"/>
            <w:tcBorders>
              <w:top w:val="single" w:sz="4" w:space="0" w:color="auto"/>
              <w:left w:val="single" w:sz="4" w:space="0" w:color="auto"/>
              <w:bottom w:val="single" w:sz="4" w:space="0" w:color="auto"/>
              <w:right w:val="single" w:sz="4" w:space="0" w:color="auto"/>
            </w:tcBorders>
            <w:shd w:val="clear" w:color="auto" w:fill="EBF5FB"/>
            <w:hideMark/>
          </w:tcPr>
          <w:p w14:paraId="63EA59C9" w14:textId="77777777" w:rsidR="004E439D" w:rsidRPr="004E439D" w:rsidRDefault="004E439D" w:rsidP="004E439D">
            <w:pPr>
              <w:spacing w:after="200" w:line="276" w:lineRule="auto"/>
              <w:rPr>
                <w:lang w:val="fr-FR"/>
              </w:rPr>
            </w:pPr>
            <w:proofErr w:type="spellStart"/>
            <w:r w:rsidRPr="004E439D">
              <w:rPr>
                <w:lang w:val="fr-FR"/>
              </w:rPr>
              <w:t>EDOs</w:t>
            </w:r>
            <w:proofErr w:type="spellEnd"/>
            <w:r w:rsidRPr="004E439D">
              <w:rPr>
                <w:lang w:val="fr-FR"/>
              </w:rPr>
              <w:t xml:space="preserve"> du modèle </w:t>
            </w:r>
            <w:proofErr w:type="spellStart"/>
            <w:r w:rsidRPr="004E439D">
              <w:rPr>
                <w:lang w:val="fr-FR"/>
              </w:rPr>
              <w:t>Fornari</w:t>
            </w:r>
            <w:proofErr w:type="spellEnd"/>
            <w:r w:rsidRPr="004E439D">
              <w:rPr>
                <w:lang w:val="fr-FR"/>
              </w:rPr>
              <w:t xml:space="preserve"> — compartiments hématopoïétiques</w:t>
            </w:r>
          </w:p>
        </w:tc>
      </w:tr>
      <w:tr w:rsidR="004E439D" w:rsidRPr="00F72638" w14:paraId="18C15C3C"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FDFEFE"/>
            <w:hideMark/>
          </w:tcPr>
          <w:p w14:paraId="39CD1165" w14:textId="77777777" w:rsidR="004E439D" w:rsidRPr="004E439D" w:rsidRDefault="004E439D" w:rsidP="004E439D">
            <w:pPr>
              <w:spacing w:after="200" w:line="276" w:lineRule="auto"/>
            </w:pPr>
            <w:proofErr w:type="spellStart"/>
            <w:proofErr w:type="gramStart"/>
            <w:r w:rsidRPr="004E439D">
              <w:rPr>
                <w:lang w:val="fr-FR"/>
              </w:rPr>
              <w:t>shared</w:t>
            </w:r>
            <w:proofErr w:type="spellEnd"/>
            <w:proofErr w:type="gramEnd"/>
            <w:r w:rsidRPr="004E439D">
              <w:rPr>
                <w:lang w:val="fr-FR"/>
              </w:rPr>
              <w:t>/</w:t>
            </w:r>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0B211E12" w14:textId="77777777" w:rsidR="004E439D" w:rsidRPr="004E439D" w:rsidRDefault="004E439D" w:rsidP="004E439D">
            <w:pPr>
              <w:spacing w:after="200" w:line="276" w:lineRule="auto"/>
            </w:pPr>
            <w:r w:rsidRPr="004E439D">
              <w:rPr>
                <w:lang w:val="fr-FR"/>
              </w:rPr>
              <w:t>02_params_fornari_</w:t>
            </w:r>
            <w:proofErr w:type="gramStart"/>
            <w:r w:rsidRPr="004E439D">
              <w:rPr>
                <w:lang w:val="fr-FR"/>
              </w:rPr>
              <w:t>derives.R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108B4BDE" w14:textId="77777777" w:rsidR="004E439D" w:rsidRPr="004E439D" w:rsidRDefault="004E439D" w:rsidP="004E439D">
            <w:pPr>
              <w:spacing w:after="200" w:line="276" w:lineRule="auto"/>
            </w:pPr>
            <w:r w:rsidRPr="004E439D">
              <w:rPr>
                <w:lang w:val="fr-FR"/>
              </w:rPr>
              <w:t>Paramètres</w:t>
            </w:r>
          </w:p>
        </w:tc>
        <w:tc>
          <w:tcPr>
            <w:tcW w:w="3400" w:type="dxa"/>
            <w:tcBorders>
              <w:top w:val="single" w:sz="4" w:space="0" w:color="auto"/>
              <w:left w:val="single" w:sz="4" w:space="0" w:color="auto"/>
              <w:bottom w:val="single" w:sz="4" w:space="0" w:color="auto"/>
              <w:right w:val="single" w:sz="4" w:space="0" w:color="auto"/>
            </w:tcBorders>
            <w:shd w:val="clear" w:color="auto" w:fill="FDFEFE"/>
            <w:hideMark/>
          </w:tcPr>
          <w:p w14:paraId="4AEA4762" w14:textId="77777777" w:rsidR="004E439D" w:rsidRPr="004E439D" w:rsidRDefault="004E439D" w:rsidP="004E439D">
            <w:pPr>
              <w:spacing w:after="200" w:line="276" w:lineRule="auto"/>
              <w:rPr>
                <w:lang w:val="fr-FR"/>
              </w:rPr>
            </w:pPr>
            <w:r w:rsidRPr="004E439D">
              <w:rPr>
                <w:lang w:val="fr-FR"/>
              </w:rPr>
              <w:t>Constantes dérivées (</w:t>
            </w:r>
            <w:proofErr w:type="spellStart"/>
            <w:r w:rsidRPr="004E439D">
              <w:rPr>
                <w:lang w:val="fr-FR"/>
              </w:rPr>
              <w:t>Éq</w:t>
            </w:r>
            <w:proofErr w:type="spellEnd"/>
            <w:r w:rsidRPr="004E439D">
              <w:rPr>
                <w:lang w:val="fr-FR"/>
              </w:rPr>
              <w:t xml:space="preserve">. S4 : </w:t>
            </w:r>
            <w:proofErr w:type="spellStart"/>
            <w:r w:rsidRPr="004E439D">
              <w:rPr>
                <w:lang w:val="fr-FR"/>
              </w:rPr>
              <w:t>ktr</w:t>
            </w:r>
            <w:proofErr w:type="spellEnd"/>
            <w:r w:rsidRPr="004E439D">
              <w:rPr>
                <w:lang w:val="fr-FR"/>
              </w:rPr>
              <w:t xml:space="preserve">, états </w:t>
            </w:r>
            <w:proofErr w:type="spellStart"/>
            <w:r w:rsidRPr="004E439D">
              <w:rPr>
                <w:lang w:val="fr-FR"/>
              </w:rPr>
              <w:t>steady</w:t>
            </w:r>
            <w:proofErr w:type="spellEnd"/>
            <w:r w:rsidRPr="004E439D">
              <w:rPr>
                <w:lang w:val="fr-FR"/>
              </w:rPr>
              <w:t>-state)</w:t>
            </w:r>
          </w:p>
        </w:tc>
      </w:tr>
      <w:tr w:rsidR="004E439D" w:rsidRPr="00F72638" w14:paraId="41B362E4"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BF5FB"/>
            <w:hideMark/>
          </w:tcPr>
          <w:p w14:paraId="4CFC3746" w14:textId="77777777" w:rsidR="004E439D" w:rsidRPr="004E439D" w:rsidRDefault="004E439D" w:rsidP="004E439D">
            <w:pPr>
              <w:spacing w:after="200" w:line="276" w:lineRule="auto"/>
            </w:pPr>
            <w:proofErr w:type="spellStart"/>
            <w:proofErr w:type="gramStart"/>
            <w:r w:rsidRPr="004E439D">
              <w:rPr>
                <w:lang w:val="fr-FR"/>
              </w:rPr>
              <w:t>shared</w:t>
            </w:r>
            <w:proofErr w:type="spellEnd"/>
            <w:proofErr w:type="gramEnd"/>
            <w:r w:rsidRPr="004E439D">
              <w:rPr>
                <w:lang w:val="fr-FR"/>
              </w:rPr>
              <w:t>/</w:t>
            </w:r>
          </w:p>
        </w:tc>
        <w:tc>
          <w:tcPr>
            <w:tcW w:w="2400" w:type="dxa"/>
            <w:tcBorders>
              <w:top w:val="single" w:sz="4" w:space="0" w:color="auto"/>
              <w:left w:val="single" w:sz="4" w:space="0" w:color="auto"/>
              <w:bottom w:val="single" w:sz="4" w:space="0" w:color="auto"/>
              <w:right w:val="single" w:sz="4" w:space="0" w:color="auto"/>
            </w:tcBorders>
            <w:shd w:val="clear" w:color="auto" w:fill="EBF5FB"/>
            <w:hideMark/>
          </w:tcPr>
          <w:p w14:paraId="02E14B3B" w14:textId="77777777" w:rsidR="004E439D" w:rsidRPr="004E439D" w:rsidRDefault="004E439D" w:rsidP="004E439D">
            <w:pPr>
              <w:spacing w:after="200" w:line="276" w:lineRule="auto"/>
            </w:pPr>
            <w:r w:rsidRPr="004E439D">
              <w:rPr>
                <w:lang w:val="fr-FR"/>
              </w:rPr>
              <w:t>03_plots_</w:t>
            </w:r>
            <w:proofErr w:type="gramStart"/>
            <w:r w:rsidRPr="004E439D">
              <w:rPr>
                <w:lang w:val="fr-FR"/>
              </w:rPr>
              <w:t>cellules.R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BF5FB"/>
            <w:hideMark/>
          </w:tcPr>
          <w:p w14:paraId="180FBEE6" w14:textId="77777777" w:rsidR="004E439D" w:rsidRPr="004E439D" w:rsidRDefault="004E439D" w:rsidP="004E439D">
            <w:pPr>
              <w:spacing w:after="200" w:line="276" w:lineRule="auto"/>
            </w:pPr>
            <w:r w:rsidRPr="004E439D">
              <w:rPr>
                <w:lang w:val="fr-FR"/>
              </w:rPr>
              <w:t>Visualisation</w:t>
            </w:r>
          </w:p>
        </w:tc>
        <w:tc>
          <w:tcPr>
            <w:tcW w:w="3400" w:type="dxa"/>
            <w:tcBorders>
              <w:top w:val="single" w:sz="4" w:space="0" w:color="auto"/>
              <w:left w:val="single" w:sz="4" w:space="0" w:color="auto"/>
              <w:bottom w:val="single" w:sz="4" w:space="0" w:color="auto"/>
              <w:right w:val="single" w:sz="4" w:space="0" w:color="auto"/>
            </w:tcBorders>
            <w:shd w:val="clear" w:color="auto" w:fill="EBF5FB"/>
            <w:hideMark/>
          </w:tcPr>
          <w:p w14:paraId="2F1B3455" w14:textId="77777777" w:rsidR="004E439D" w:rsidRPr="004E439D" w:rsidRDefault="004E439D" w:rsidP="004E439D">
            <w:pPr>
              <w:spacing w:after="200" w:line="276" w:lineRule="auto"/>
              <w:rPr>
                <w:lang w:val="fr-FR"/>
              </w:rPr>
            </w:pPr>
            <w:r w:rsidRPr="004E439D">
              <w:rPr>
                <w:lang w:val="fr-FR"/>
              </w:rPr>
              <w:t>Graphiques génériques lignées cellulaires (ggplot2)</w:t>
            </w:r>
          </w:p>
        </w:tc>
      </w:tr>
      <w:tr w:rsidR="004E439D" w:rsidRPr="00F72638" w14:paraId="30AC951A"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FDFEFE"/>
            <w:hideMark/>
          </w:tcPr>
          <w:p w14:paraId="19E59FA5" w14:textId="77777777" w:rsidR="004E439D" w:rsidRPr="004E439D" w:rsidRDefault="004E439D" w:rsidP="004E439D">
            <w:pPr>
              <w:spacing w:after="200" w:line="276" w:lineRule="auto"/>
            </w:pPr>
            <w:proofErr w:type="spellStart"/>
            <w:proofErr w:type="gramStart"/>
            <w:r w:rsidRPr="004E439D">
              <w:rPr>
                <w:lang w:val="fr-FR"/>
              </w:rPr>
              <w:t>shared</w:t>
            </w:r>
            <w:proofErr w:type="spellEnd"/>
            <w:proofErr w:type="gramEnd"/>
            <w:r w:rsidRPr="004E439D">
              <w:rPr>
                <w:lang w:val="fr-FR"/>
              </w:rPr>
              <w:t>/</w:t>
            </w:r>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192A361D" w14:textId="77777777" w:rsidR="004E439D" w:rsidRPr="004E439D" w:rsidRDefault="004E439D" w:rsidP="004E439D">
            <w:pPr>
              <w:spacing w:after="200" w:line="276" w:lineRule="auto"/>
            </w:pPr>
            <w:r w:rsidRPr="004E439D">
              <w:rPr>
                <w:lang w:val="fr-FR"/>
              </w:rPr>
              <w:t>04_plots_grades_</w:t>
            </w:r>
            <w:proofErr w:type="gramStart"/>
            <w:r w:rsidRPr="004E439D">
              <w:rPr>
                <w:lang w:val="fr-FR"/>
              </w:rPr>
              <w:t>nci.R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036AC0B8" w14:textId="77777777" w:rsidR="004E439D" w:rsidRPr="004E439D" w:rsidRDefault="004E439D" w:rsidP="004E439D">
            <w:pPr>
              <w:spacing w:after="200" w:line="276" w:lineRule="auto"/>
            </w:pPr>
            <w:r w:rsidRPr="004E439D">
              <w:rPr>
                <w:lang w:val="fr-FR"/>
              </w:rPr>
              <w:t>Visualisation</w:t>
            </w:r>
          </w:p>
        </w:tc>
        <w:tc>
          <w:tcPr>
            <w:tcW w:w="3400" w:type="dxa"/>
            <w:tcBorders>
              <w:top w:val="single" w:sz="4" w:space="0" w:color="auto"/>
              <w:left w:val="single" w:sz="4" w:space="0" w:color="auto"/>
              <w:bottom w:val="single" w:sz="4" w:space="0" w:color="auto"/>
              <w:right w:val="single" w:sz="4" w:space="0" w:color="auto"/>
            </w:tcBorders>
            <w:shd w:val="clear" w:color="auto" w:fill="FDFEFE"/>
            <w:hideMark/>
          </w:tcPr>
          <w:p w14:paraId="316FFF94" w14:textId="77777777" w:rsidR="004E439D" w:rsidRPr="004E439D" w:rsidRDefault="004E439D" w:rsidP="004E439D">
            <w:pPr>
              <w:spacing w:after="200" w:line="276" w:lineRule="auto"/>
              <w:rPr>
                <w:lang w:val="fr-FR"/>
              </w:rPr>
            </w:pPr>
            <w:r w:rsidRPr="004E439D">
              <w:rPr>
                <w:lang w:val="fr-FR"/>
              </w:rPr>
              <w:t>Grades NCI-CTCAE — neutropénie, thrombopénie, anémie</w:t>
            </w:r>
          </w:p>
        </w:tc>
      </w:tr>
      <w:tr w:rsidR="004E439D" w:rsidRPr="004E439D" w14:paraId="6034B85A"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BF5FB"/>
            <w:hideMark/>
          </w:tcPr>
          <w:p w14:paraId="67E0D318" w14:textId="77777777" w:rsidR="004E439D" w:rsidRPr="004E439D" w:rsidRDefault="004E439D" w:rsidP="004E439D">
            <w:pPr>
              <w:spacing w:after="200" w:line="276" w:lineRule="auto"/>
            </w:pPr>
            <w:proofErr w:type="spellStart"/>
            <w:proofErr w:type="gramStart"/>
            <w:r w:rsidRPr="004E439D">
              <w:rPr>
                <w:lang w:val="fr-FR"/>
              </w:rPr>
              <w:t>shared</w:t>
            </w:r>
            <w:proofErr w:type="spellEnd"/>
            <w:proofErr w:type="gramEnd"/>
            <w:r w:rsidRPr="004E439D">
              <w:rPr>
                <w:lang w:val="fr-FR"/>
              </w:rPr>
              <w:t>/</w:t>
            </w:r>
          </w:p>
        </w:tc>
        <w:tc>
          <w:tcPr>
            <w:tcW w:w="2400" w:type="dxa"/>
            <w:tcBorders>
              <w:top w:val="single" w:sz="4" w:space="0" w:color="auto"/>
              <w:left w:val="single" w:sz="4" w:space="0" w:color="auto"/>
              <w:bottom w:val="single" w:sz="4" w:space="0" w:color="auto"/>
              <w:right w:val="single" w:sz="4" w:space="0" w:color="auto"/>
            </w:tcBorders>
            <w:shd w:val="clear" w:color="auto" w:fill="EBF5FB"/>
            <w:hideMark/>
          </w:tcPr>
          <w:p w14:paraId="370F38F4" w14:textId="77777777" w:rsidR="004E439D" w:rsidRPr="004E439D" w:rsidRDefault="004E439D" w:rsidP="004E439D">
            <w:pPr>
              <w:spacing w:after="200" w:line="276" w:lineRule="auto"/>
            </w:pPr>
            <w:r w:rsidRPr="004E439D">
              <w:rPr>
                <w:lang w:val="fr-FR"/>
              </w:rPr>
              <w:t>05_vpc_</w:t>
            </w:r>
            <w:proofErr w:type="gramStart"/>
            <w:r w:rsidRPr="004E439D">
              <w:rPr>
                <w:lang w:val="fr-FR"/>
              </w:rPr>
              <w:t>simulation.R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BF5FB"/>
            <w:hideMark/>
          </w:tcPr>
          <w:p w14:paraId="5E08BE6F" w14:textId="77777777" w:rsidR="004E439D" w:rsidRPr="004E439D" w:rsidRDefault="004E439D" w:rsidP="004E439D">
            <w:pPr>
              <w:spacing w:after="200" w:line="276" w:lineRule="auto"/>
            </w:pPr>
            <w:r w:rsidRPr="004E439D">
              <w:rPr>
                <w:lang w:val="fr-FR"/>
              </w:rPr>
              <w:t>Validation</w:t>
            </w:r>
          </w:p>
        </w:tc>
        <w:tc>
          <w:tcPr>
            <w:tcW w:w="3400" w:type="dxa"/>
            <w:tcBorders>
              <w:top w:val="single" w:sz="4" w:space="0" w:color="auto"/>
              <w:left w:val="single" w:sz="4" w:space="0" w:color="auto"/>
              <w:bottom w:val="single" w:sz="4" w:space="0" w:color="auto"/>
              <w:right w:val="single" w:sz="4" w:space="0" w:color="auto"/>
            </w:tcBorders>
            <w:shd w:val="clear" w:color="auto" w:fill="EBF5FB"/>
            <w:hideMark/>
          </w:tcPr>
          <w:p w14:paraId="107E8158" w14:textId="77777777" w:rsidR="004E439D" w:rsidRPr="004E439D" w:rsidRDefault="004E439D" w:rsidP="004E439D">
            <w:pPr>
              <w:spacing w:after="200" w:line="276" w:lineRule="auto"/>
            </w:pPr>
            <w:r w:rsidRPr="004E439D">
              <w:t>Visual Predictive Check (1 000 simulations Monte-Carlo)</w:t>
            </w:r>
          </w:p>
        </w:tc>
      </w:tr>
      <w:tr w:rsidR="004E439D" w:rsidRPr="00F72638" w14:paraId="1AAD2431" w14:textId="77777777" w:rsidTr="004E439D">
        <w:tc>
          <w:tcPr>
            <w:tcW w:w="10400" w:type="dxa"/>
            <w:gridSpan w:val="4"/>
            <w:tcBorders>
              <w:top w:val="single" w:sz="4" w:space="0" w:color="auto"/>
              <w:left w:val="single" w:sz="4" w:space="0" w:color="auto"/>
              <w:bottom w:val="single" w:sz="4" w:space="0" w:color="auto"/>
              <w:right w:val="single" w:sz="4" w:space="0" w:color="auto"/>
            </w:tcBorders>
            <w:shd w:val="clear" w:color="auto" w:fill="34495E"/>
            <w:hideMark/>
          </w:tcPr>
          <w:p w14:paraId="6191350D" w14:textId="77777777" w:rsidR="004E439D" w:rsidRPr="004E439D" w:rsidRDefault="004E439D" w:rsidP="004E439D">
            <w:pPr>
              <w:spacing w:after="200" w:line="276" w:lineRule="auto"/>
              <w:rPr>
                <w:lang w:val="fr-FR"/>
              </w:rPr>
            </w:pPr>
            <w:proofErr w:type="gramStart"/>
            <w:r w:rsidRPr="004E439D">
              <w:rPr>
                <w:b/>
                <w:color w:val="FFFFFF" w:themeColor="background1"/>
                <w:lang w:val="fr-FR"/>
              </w:rPr>
              <w:t>etape</w:t>
            </w:r>
            <w:proofErr w:type="gramEnd"/>
            <w:r w:rsidRPr="004E439D">
              <w:rPr>
                <w:b/>
                <w:color w:val="FFFFFF" w:themeColor="background1"/>
                <w:lang w:val="fr-FR"/>
              </w:rPr>
              <w:t xml:space="preserve">1_fornari_carboplatin_rat/  —  Calibration </w:t>
            </w:r>
            <w:proofErr w:type="spellStart"/>
            <w:r w:rsidRPr="004E439D">
              <w:rPr>
                <w:b/>
                <w:color w:val="FFFFFF" w:themeColor="background1"/>
                <w:lang w:val="fr-FR"/>
              </w:rPr>
              <w:t>Fornari</w:t>
            </w:r>
            <w:proofErr w:type="spellEnd"/>
            <w:r w:rsidRPr="004E439D">
              <w:rPr>
                <w:b/>
                <w:color w:val="FFFFFF" w:themeColor="background1"/>
                <w:lang w:val="fr-FR"/>
              </w:rPr>
              <w:t xml:space="preserve"> sur rat (</w:t>
            </w:r>
            <w:proofErr w:type="spellStart"/>
            <w:r w:rsidRPr="004E439D">
              <w:rPr>
                <w:b/>
                <w:color w:val="FFFFFF" w:themeColor="background1"/>
                <w:lang w:val="fr-FR"/>
              </w:rPr>
              <w:t>carboplatine</w:t>
            </w:r>
            <w:proofErr w:type="spellEnd"/>
            <w:r w:rsidRPr="004E439D">
              <w:rPr>
                <w:b/>
                <w:color w:val="FFFFFF" w:themeColor="background1"/>
                <w:lang w:val="fr-FR"/>
              </w:rPr>
              <w:t>)</w:t>
            </w:r>
          </w:p>
        </w:tc>
      </w:tr>
      <w:tr w:rsidR="004E439D" w:rsidRPr="004E439D" w14:paraId="44509AF4"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7F5237ED"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1/</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10386DEB" w14:textId="77777777" w:rsidR="004E439D" w:rsidRPr="004E439D" w:rsidRDefault="004E439D" w:rsidP="004E439D">
            <w:pPr>
              <w:spacing w:after="200" w:line="276" w:lineRule="auto"/>
            </w:pPr>
            <w:r w:rsidRPr="004E439D">
              <w:rPr>
                <w:lang w:val="fr-FR"/>
              </w:rPr>
              <w:t>11_params_pd_</w:t>
            </w:r>
            <w:proofErr w:type="gramStart"/>
            <w:r w:rsidRPr="004E439D">
              <w:rPr>
                <w:lang w:val="fr-FR"/>
              </w:rPr>
              <w:t>rat.R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5FDD9CB9" w14:textId="77777777" w:rsidR="004E439D" w:rsidRPr="004E439D" w:rsidRDefault="004E439D" w:rsidP="004E439D">
            <w:pPr>
              <w:spacing w:after="200" w:line="276" w:lineRule="auto"/>
            </w:pPr>
            <w:r w:rsidRPr="004E439D">
              <w:rPr>
                <w:lang w:val="fr-FR"/>
              </w:rPr>
              <w:t>Paramètres</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53D24291" w14:textId="77777777" w:rsidR="004E439D" w:rsidRPr="004E439D" w:rsidRDefault="004E439D" w:rsidP="004E439D">
            <w:pPr>
              <w:spacing w:after="200" w:line="276" w:lineRule="auto"/>
            </w:pPr>
            <w:r w:rsidRPr="004E439D">
              <w:t xml:space="preserve">Baselines PD rat (MTT, </w:t>
            </w:r>
            <w:r w:rsidRPr="004E439D">
              <w:lastRenderedPageBreak/>
              <w:t xml:space="preserve">Slope, IC50, </w:t>
            </w:r>
            <w:proofErr w:type="gramStart"/>
            <w:r w:rsidRPr="004E439D">
              <w:t>feedbacks</w:t>
            </w:r>
            <w:proofErr w:type="gramEnd"/>
            <w:r w:rsidRPr="004E439D">
              <w:t>)</w:t>
            </w:r>
          </w:p>
        </w:tc>
      </w:tr>
      <w:tr w:rsidR="004E439D" w:rsidRPr="004E439D" w14:paraId="18A037AE"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FDFEFE"/>
            <w:hideMark/>
          </w:tcPr>
          <w:p w14:paraId="63555A28" w14:textId="77777777" w:rsidR="004E439D" w:rsidRPr="004E439D" w:rsidRDefault="004E439D" w:rsidP="004E439D">
            <w:pPr>
              <w:spacing w:after="200" w:line="276" w:lineRule="auto"/>
            </w:pPr>
            <w:proofErr w:type="gramStart"/>
            <w:r w:rsidRPr="004E439D">
              <w:rPr>
                <w:lang w:val="fr-FR"/>
              </w:rPr>
              <w:lastRenderedPageBreak/>
              <w:t>etape</w:t>
            </w:r>
            <w:proofErr w:type="gramEnd"/>
            <w:r w:rsidRPr="004E439D">
              <w:rPr>
                <w:lang w:val="fr-FR"/>
              </w:rPr>
              <w:t>1/</w:t>
            </w:r>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5C70905D" w14:textId="77777777" w:rsidR="004E439D" w:rsidRPr="004E439D" w:rsidRDefault="004E439D" w:rsidP="004E439D">
            <w:pPr>
              <w:spacing w:after="200" w:line="276" w:lineRule="auto"/>
            </w:pPr>
            <w:r w:rsidRPr="004E439D">
              <w:rPr>
                <w:lang w:val="fr-FR"/>
              </w:rPr>
              <w:t>12_data_fornari_</w:t>
            </w:r>
            <w:proofErr w:type="gramStart"/>
            <w:r w:rsidRPr="004E439D">
              <w:rPr>
                <w:lang w:val="fr-FR"/>
              </w:rPr>
              <w:t>rat.R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655F25D6" w14:textId="77777777" w:rsidR="004E439D" w:rsidRPr="004E439D" w:rsidRDefault="004E439D" w:rsidP="004E439D">
            <w:pPr>
              <w:spacing w:after="200" w:line="276" w:lineRule="auto"/>
            </w:pPr>
            <w:r w:rsidRPr="004E439D">
              <w:rPr>
                <w:lang w:val="fr-FR"/>
              </w:rPr>
              <w:t>Données</w:t>
            </w:r>
          </w:p>
        </w:tc>
        <w:tc>
          <w:tcPr>
            <w:tcW w:w="3400" w:type="dxa"/>
            <w:tcBorders>
              <w:top w:val="single" w:sz="4" w:space="0" w:color="auto"/>
              <w:left w:val="single" w:sz="4" w:space="0" w:color="auto"/>
              <w:bottom w:val="single" w:sz="4" w:space="0" w:color="auto"/>
              <w:right w:val="single" w:sz="4" w:space="0" w:color="auto"/>
            </w:tcBorders>
            <w:shd w:val="clear" w:color="auto" w:fill="FDFEFE"/>
            <w:hideMark/>
          </w:tcPr>
          <w:p w14:paraId="0E3B6BB8" w14:textId="77777777" w:rsidR="004E439D" w:rsidRPr="004E439D" w:rsidRDefault="004E439D" w:rsidP="004E439D">
            <w:pPr>
              <w:spacing w:after="200" w:line="276" w:lineRule="auto"/>
            </w:pPr>
            <w:r w:rsidRPr="004E439D">
              <w:rPr>
                <w:lang w:val="fr-FR"/>
              </w:rPr>
              <w:t xml:space="preserve">Données digitalisées </w:t>
            </w:r>
            <w:proofErr w:type="spellStart"/>
            <w:r w:rsidRPr="004E439D">
              <w:rPr>
                <w:lang w:val="fr-FR"/>
              </w:rPr>
              <w:t>Fornari</w:t>
            </w:r>
            <w:proofErr w:type="spellEnd"/>
            <w:r w:rsidRPr="004E439D">
              <w:rPr>
                <w:lang w:val="fr-FR"/>
              </w:rPr>
              <w:t xml:space="preserve"> 2019 Fig. 3 et Fig. S1</w:t>
            </w:r>
          </w:p>
        </w:tc>
      </w:tr>
      <w:tr w:rsidR="004E439D" w:rsidRPr="00F72638" w14:paraId="3EA0C1FF"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5584CCC6"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1/</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62B0BB78" w14:textId="77777777" w:rsidR="004E439D" w:rsidRPr="004E439D" w:rsidRDefault="004E439D" w:rsidP="004E439D">
            <w:pPr>
              <w:spacing w:after="200" w:line="276" w:lineRule="auto"/>
            </w:pPr>
            <w:r w:rsidRPr="004E439D">
              <w:rPr>
                <w:lang w:val="fr-FR"/>
              </w:rPr>
              <w:t>13_run_carboplatin_</w:t>
            </w:r>
            <w:proofErr w:type="gramStart"/>
            <w:r w:rsidRPr="004E439D">
              <w:rPr>
                <w:lang w:val="fr-FR"/>
              </w:rPr>
              <w:t>rat.R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3114C7E1" w14:textId="77777777" w:rsidR="004E439D" w:rsidRPr="004E439D" w:rsidRDefault="004E439D" w:rsidP="004E439D">
            <w:pPr>
              <w:spacing w:after="200" w:line="276" w:lineRule="auto"/>
            </w:pPr>
            <w:r w:rsidRPr="004E439D">
              <w:rPr>
                <w:lang w:val="fr-FR"/>
              </w:rPr>
              <w:t xml:space="preserve">Principal </w:t>
            </w:r>
            <w:r w:rsidRPr="004E439D">
              <w:rPr>
                <w:rFonts w:ascii="Segoe UI Symbol" w:hAnsi="Segoe UI Symbol" w:cs="Segoe UI Symbol"/>
                <w:lang w:val="fr-FR"/>
              </w:rPr>
              <w:t>★</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0544E20D" w14:textId="77777777" w:rsidR="004E439D" w:rsidRPr="004E439D" w:rsidRDefault="004E439D" w:rsidP="004E439D">
            <w:pPr>
              <w:spacing w:after="200" w:line="276" w:lineRule="auto"/>
              <w:rPr>
                <w:lang w:val="fr-FR"/>
              </w:rPr>
            </w:pPr>
            <w:r w:rsidRPr="004E439D">
              <w:rPr>
                <w:lang w:val="fr-FR"/>
              </w:rPr>
              <w:t>Simulation + VPC + grades — 40 mg/kg Q14D × 8 cycles</w:t>
            </w:r>
          </w:p>
        </w:tc>
      </w:tr>
      <w:tr w:rsidR="004E439D" w:rsidRPr="00F72638" w14:paraId="6B98094A" w14:textId="77777777" w:rsidTr="004E439D">
        <w:tc>
          <w:tcPr>
            <w:tcW w:w="10400" w:type="dxa"/>
            <w:gridSpan w:val="4"/>
            <w:tcBorders>
              <w:top w:val="single" w:sz="4" w:space="0" w:color="auto"/>
              <w:left w:val="single" w:sz="4" w:space="0" w:color="auto"/>
              <w:bottom w:val="single" w:sz="4" w:space="0" w:color="auto"/>
              <w:right w:val="single" w:sz="4" w:space="0" w:color="auto"/>
            </w:tcBorders>
            <w:shd w:val="clear" w:color="auto" w:fill="34495E"/>
            <w:hideMark/>
          </w:tcPr>
          <w:p w14:paraId="383F3319" w14:textId="77777777" w:rsidR="004E439D" w:rsidRPr="004E439D" w:rsidRDefault="004E439D" w:rsidP="004E439D">
            <w:pPr>
              <w:spacing w:after="200" w:line="276" w:lineRule="auto"/>
              <w:rPr>
                <w:color w:val="FFFFFF" w:themeColor="background1"/>
                <w:lang w:val="fr-FR"/>
              </w:rPr>
            </w:pPr>
            <w:proofErr w:type="gramStart"/>
            <w:r w:rsidRPr="004E439D">
              <w:rPr>
                <w:b/>
                <w:color w:val="FFFFFF" w:themeColor="background1"/>
                <w:lang w:val="fr-FR"/>
              </w:rPr>
              <w:t>etape</w:t>
            </w:r>
            <w:proofErr w:type="gramEnd"/>
            <w:r w:rsidRPr="004E439D">
              <w:rPr>
                <w:b/>
                <w:color w:val="FFFFFF" w:themeColor="background1"/>
                <w:lang w:val="fr-FR"/>
              </w:rPr>
              <w:t>2_carboplatin_humain/  —  Transposition rat → humain (</w:t>
            </w:r>
            <w:proofErr w:type="spellStart"/>
            <w:r w:rsidRPr="004E439D">
              <w:rPr>
                <w:b/>
                <w:color w:val="FFFFFF" w:themeColor="background1"/>
                <w:lang w:val="fr-FR"/>
              </w:rPr>
              <w:t>carboplatine</w:t>
            </w:r>
            <w:proofErr w:type="spellEnd"/>
            <w:r w:rsidRPr="004E439D">
              <w:rPr>
                <w:b/>
                <w:color w:val="FFFFFF" w:themeColor="background1"/>
                <w:lang w:val="fr-FR"/>
              </w:rPr>
              <w:t>)</w:t>
            </w:r>
          </w:p>
        </w:tc>
      </w:tr>
      <w:tr w:rsidR="004E439D" w:rsidRPr="004E439D" w14:paraId="666DA47C"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42A95976"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2/</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75D9EE30" w14:textId="77777777" w:rsidR="004E439D" w:rsidRPr="004E439D" w:rsidRDefault="004E439D" w:rsidP="004E439D">
            <w:pPr>
              <w:spacing w:after="200" w:line="276" w:lineRule="auto"/>
            </w:pPr>
            <w:r w:rsidRPr="004E439D">
              <w:rPr>
                <w:lang w:val="fr-FR"/>
              </w:rPr>
              <w:t>21_params_pd_</w:t>
            </w:r>
            <w:proofErr w:type="gramStart"/>
            <w:r w:rsidRPr="004E439D">
              <w:rPr>
                <w:lang w:val="fr-FR"/>
              </w:rPr>
              <w:t>humain.R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44939DF9" w14:textId="77777777" w:rsidR="004E439D" w:rsidRPr="004E439D" w:rsidRDefault="004E439D" w:rsidP="004E439D">
            <w:pPr>
              <w:spacing w:after="200" w:line="276" w:lineRule="auto"/>
            </w:pPr>
            <w:r w:rsidRPr="004E439D">
              <w:rPr>
                <w:lang w:val="fr-FR"/>
              </w:rPr>
              <w:t>Paramètres</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6E204115" w14:textId="77777777" w:rsidR="004E439D" w:rsidRPr="004E439D" w:rsidRDefault="004E439D" w:rsidP="004E439D">
            <w:pPr>
              <w:spacing w:after="200" w:line="276" w:lineRule="auto"/>
            </w:pPr>
            <w:proofErr w:type="spellStart"/>
            <w:r w:rsidRPr="004E439D">
              <w:rPr>
                <w:lang w:val="fr-FR"/>
              </w:rPr>
              <w:t>Baselines</w:t>
            </w:r>
            <w:proofErr w:type="spellEnd"/>
            <w:r w:rsidRPr="004E439D">
              <w:rPr>
                <w:lang w:val="fr-FR"/>
              </w:rPr>
              <w:t xml:space="preserve"> PD humain (</w:t>
            </w:r>
            <w:proofErr w:type="spellStart"/>
            <w:r w:rsidRPr="004E439D">
              <w:rPr>
                <w:lang w:val="fr-FR"/>
              </w:rPr>
              <w:t>Fornari</w:t>
            </w:r>
            <w:proofErr w:type="spellEnd"/>
            <w:r w:rsidRPr="004E439D">
              <w:rPr>
                <w:lang w:val="fr-FR"/>
              </w:rPr>
              <w:t xml:space="preserve"> Table 1, IC50-scaling)</w:t>
            </w:r>
          </w:p>
        </w:tc>
      </w:tr>
      <w:tr w:rsidR="004E439D" w:rsidRPr="004E439D" w14:paraId="514D95D3"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FDFEFE"/>
            <w:hideMark/>
          </w:tcPr>
          <w:p w14:paraId="174C0B95"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2/</w:t>
            </w:r>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5B650122" w14:textId="77777777" w:rsidR="004E439D" w:rsidRPr="004E439D" w:rsidRDefault="004E439D" w:rsidP="004E439D">
            <w:pPr>
              <w:spacing w:after="200" w:line="276" w:lineRule="auto"/>
            </w:pPr>
            <w:r w:rsidRPr="004E439D">
              <w:rPr>
                <w:lang w:val="fr-FR"/>
              </w:rPr>
              <w:t>22_plots_carboplatin_</w:t>
            </w:r>
            <w:proofErr w:type="gramStart"/>
            <w:r w:rsidRPr="004E439D">
              <w:rPr>
                <w:lang w:val="fr-FR"/>
              </w:rPr>
              <w:t>humain.R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4CE9636C" w14:textId="77777777" w:rsidR="004E439D" w:rsidRPr="004E439D" w:rsidRDefault="004E439D" w:rsidP="004E439D">
            <w:pPr>
              <w:spacing w:after="200" w:line="276" w:lineRule="auto"/>
            </w:pPr>
            <w:r w:rsidRPr="004E439D">
              <w:rPr>
                <w:lang w:val="fr-FR"/>
              </w:rPr>
              <w:t>Visualisation</w:t>
            </w:r>
          </w:p>
        </w:tc>
        <w:tc>
          <w:tcPr>
            <w:tcW w:w="3400" w:type="dxa"/>
            <w:tcBorders>
              <w:top w:val="single" w:sz="4" w:space="0" w:color="auto"/>
              <w:left w:val="single" w:sz="4" w:space="0" w:color="auto"/>
              <w:bottom w:val="single" w:sz="4" w:space="0" w:color="auto"/>
              <w:right w:val="single" w:sz="4" w:space="0" w:color="auto"/>
            </w:tcBorders>
            <w:shd w:val="clear" w:color="auto" w:fill="FDFEFE"/>
            <w:hideMark/>
          </w:tcPr>
          <w:p w14:paraId="3097F98E" w14:textId="77777777" w:rsidR="004E439D" w:rsidRPr="004E439D" w:rsidRDefault="004E439D" w:rsidP="004E439D">
            <w:pPr>
              <w:spacing w:after="200" w:line="276" w:lineRule="auto"/>
            </w:pPr>
            <w:r w:rsidRPr="004E439D">
              <w:rPr>
                <w:lang w:val="fr-FR"/>
              </w:rPr>
              <w:t xml:space="preserve">Graphiques </w:t>
            </w:r>
            <w:proofErr w:type="spellStart"/>
            <w:r w:rsidRPr="004E439D">
              <w:rPr>
                <w:lang w:val="fr-FR"/>
              </w:rPr>
              <w:t>Neut</w:t>
            </w:r>
            <w:proofErr w:type="spellEnd"/>
            <w:r w:rsidRPr="004E439D">
              <w:rPr>
                <w:lang w:val="fr-FR"/>
              </w:rPr>
              <w:t xml:space="preserve"> + </w:t>
            </w:r>
            <w:proofErr w:type="spellStart"/>
            <w:r w:rsidRPr="004E439D">
              <w:rPr>
                <w:lang w:val="fr-FR"/>
              </w:rPr>
              <w:t>Plt</w:t>
            </w:r>
            <w:proofErr w:type="spellEnd"/>
            <w:r w:rsidRPr="004E439D">
              <w:rPr>
                <w:lang w:val="fr-FR"/>
              </w:rPr>
              <w:t xml:space="preserve"> humain</w:t>
            </w:r>
          </w:p>
        </w:tc>
      </w:tr>
      <w:tr w:rsidR="004E439D" w:rsidRPr="00F72638" w14:paraId="448C2CAA"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2879A64E"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2/</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5DEDD254" w14:textId="77777777" w:rsidR="004E439D" w:rsidRPr="004E439D" w:rsidRDefault="004E439D" w:rsidP="004E439D">
            <w:pPr>
              <w:spacing w:after="200" w:line="276" w:lineRule="auto"/>
            </w:pPr>
            <w:r w:rsidRPr="004E439D">
              <w:rPr>
                <w:lang w:val="fr-FR"/>
              </w:rPr>
              <w:t>23_calibration_plt_</w:t>
            </w:r>
            <w:proofErr w:type="gramStart"/>
            <w:r w:rsidRPr="004E439D">
              <w:rPr>
                <w:lang w:val="fr-FR"/>
              </w:rPr>
              <w:t>humain.R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07AAD21C" w14:textId="77777777" w:rsidR="004E439D" w:rsidRPr="004E439D" w:rsidRDefault="004E439D" w:rsidP="004E439D">
            <w:pPr>
              <w:spacing w:after="200" w:line="276" w:lineRule="auto"/>
            </w:pPr>
            <w:r w:rsidRPr="004E439D">
              <w:rPr>
                <w:lang w:val="fr-FR"/>
              </w:rPr>
              <w:t>Calibration</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3F4B3DBC" w14:textId="77777777" w:rsidR="004E439D" w:rsidRPr="001D1477" w:rsidRDefault="004E439D" w:rsidP="004E439D">
            <w:pPr>
              <w:spacing w:after="200" w:line="276" w:lineRule="auto"/>
              <w:rPr>
                <w:lang w:val="it-IT"/>
                <w:rPrChange w:id="594" w:author="PETAIN Aurelie" w:date="2026-06-02T18:13:00Z" w16du:dateUtc="2026-06-02T16:13:00Z">
                  <w:rPr>
                    <w:lang w:val="fr-FR"/>
                  </w:rPr>
                </w:rPrChange>
              </w:rPr>
            </w:pPr>
            <w:r w:rsidRPr="001D1477">
              <w:rPr>
                <w:lang w:val="it-IT"/>
                <w:rPrChange w:id="595" w:author="PETAIN Aurelie" w:date="2026-06-02T18:13:00Z" w16du:dateUtc="2026-06-02T16:13:00Z">
                  <w:rPr>
                    <w:lang w:val="fr-FR"/>
                  </w:rPr>
                </w:rPrChange>
              </w:rPr>
              <w:t>Calibration 2D delta_Plt + gamma_prolTrans</w:t>
            </w:r>
          </w:p>
        </w:tc>
      </w:tr>
      <w:tr w:rsidR="004E439D" w:rsidRPr="00F72638" w14:paraId="5D5CAC7E"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FDFEFE"/>
            <w:hideMark/>
          </w:tcPr>
          <w:p w14:paraId="509A47A7"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2/</w:t>
            </w:r>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49BBBFF6" w14:textId="77777777" w:rsidR="004E439D" w:rsidRPr="004E439D" w:rsidRDefault="004E439D" w:rsidP="004E439D">
            <w:pPr>
              <w:spacing w:after="200" w:line="276" w:lineRule="auto"/>
            </w:pPr>
            <w:r w:rsidRPr="004E439D">
              <w:rPr>
                <w:lang w:val="fr-FR"/>
              </w:rPr>
              <w:t>24_compare_scenarios_</w:t>
            </w:r>
            <w:proofErr w:type="gramStart"/>
            <w:r w:rsidRPr="004E439D">
              <w:rPr>
                <w:lang w:val="fr-FR"/>
              </w:rPr>
              <w:t>humain.R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42C02898" w14:textId="77777777" w:rsidR="004E439D" w:rsidRPr="004E439D" w:rsidRDefault="004E439D" w:rsidP="004E439D">
            <w:pPr>
              <w:spacing w:after="200" w:line="276" w:lineRule="auto"/>
            </w:pPr>
            <w:r w:rsidRPr="004E439D">
              <w:rPr>
                <w:lang w:val="fr-FR"/>
              </w:rPr>
              <w:t>Analyse</w:t>
            </w:r>
          </w:p>
        </w:tc>
        <w:tc>
          <w:tcPr>
            <w:tcW w:w="3400" w:type="dxa"/>
            <w:tcBorders>
              <w:top w:val="single" w:sz="4" w:space="0" w:color="auto"/>
              <w:left w:val="single" w:sz="4" w:space="0" w:color="auto"/>
              <w:bottom w:val="single" w:sz="4" w:space="0" w:color="auto"/>
              <w:right w:val="single" w:sz="4" w:space="0" w:color="auto"/>
            </w:tcBorders>
            <w:shd w:val="clear" w:color="auto" w:fill="FDFEFE"/>
            <w:hideMark/>
          </w:tcPr>
          <w:p w14:paraId="60E21C18" w14:textId="77777777" w:rsidR="004E439D" w:rsidRPr="004E439D" w:rsidRDefault="004E439D" w:rsidP="004E439D">
            <w:pPr>
              <w:spacing w:after="200" w:line="276" w:lineRule="auto"/>
              <w:rPr>
                <w:lang w:val="fr-FR"/>
              </w:rPr>
            </w:pPr>
            <w:r w:rsidRPr="004E439D">
              <w:rPr>
                <w:lang w:val="fr-FR"/>
              </w:rPr>
              <w:t>Comparaison 3 scénarios IIV (GFR fixe/variable)</w:t>
            </w:r>
          </w:p>
        </w:tc>
      </w:tr>
      <w:tr w:rsidR="004E439D" w:rsidRPr="001D1477" w14:paraId="7F0A5FFC"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47524D91"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2/</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3B768DD1" w14:textId="77777777" w:rsidR="004E439D" w:rsidRPr="004E439D" w:rsidRDefault="004E439D" w:rsidP="004E439D">
            <w:pPr>
              <w:spacing w:after="200" w:line="276" w:lineRule="auto"/>
            </w:pPr>
            <w:r w:rsidRPr="004E439D">
              <w:rPr>
                <w:lang w:val="fr-FR"/>
              </w:rPr>
              <w:t>25_run_carboplatin_</w:t>
            </w:r>
            <w:proofErr w:type="gramStart"/>
            <w:r w:rsidRPr="004E439D">
              <w:rPr>
                <w:lang w:val="fr-FR"/>
              </w:rPr>
              <w:t>humain.R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4E2B521B" w14:textId="77777777" w:rsidR="004E439D" w:rsidRPr="004E439D" w:rsidRDefault="004E439D" w:rsidP="004E439D">
            <w:pPr>
              <w:spacing w:after="200" w:line="276" w:lineRule="auto"/>
            </w:pPr>
            <w:r w:rsidRPr="004E439D">
              <w:rPr>
                <w:lang w:val="fr-FR"/>
              </w:rPr>
              <w:t xml:space="preserve">Principal </w:t>
            </w:r>
            <w:r w:rsidRPr="004E439D">
              <w:rPr>
                <w:rFonts w:ascii="Segoe UI Symbol" w:hAnsi="Segoe UI Symbol" w:cs="Segoe UI Symbol"/>
                <w:lang w:val="fr-FR"/>
              </w:rPr>
              <w:t>★</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6EF9C513" w14:textId="77777777" w:rsidR="004E439D" w:rsidRPr="001D1477" w:rsidRDefault="004E439D" w:rsidP="004E439D">
            <w:pPr>
              <w:spacing w:after="200" w:line="276" w:lineRule="auto"/>
              <w:rPr>
                <w:lang w:val="fr-FR"/>
                <w:rPrChange w:id="596" w:author="PETAIN Aurelie" w:date="2026-06-02T18:13:00Z" w16du:dateUtc="2026-06-02T16:13:00Z">
                  <w:rPr/>
                </w:rPrChange>
              </w:rPr>
            </w:pPr>
            <w:r w:rsidRPr="004E439D">
              <w:rPr>
                <w:lang w:val="fr-FR"/>
              </w:rPr>
              <w:t>Fig4 + VPC pop. + grades — Calvert AUC=5, N=1000</w:t>
            </w:r>
          </w:p>
        </w:tc>
      </w:tr>
      <w:tr w:rsidR="004E439D" w:rsidRPr="00F72638" w14:paraId="4F5AF3E8" w14:textId="77777777" w:rsidTr="004E439D">
        <w:tc>
          <w:tcPr>
            <w:tcW w:w="10400" w:type="dxa"/>
            <w:gridSpan w:val="4"/>
            <w:tcBorders>
              <w:top w:val="single" w:sz="4" w:space="0" w:color="auto"/>
              <w:left w:val="single" w:sz="4" w:space="0" w:color="auto"/>
              <w:bottom w:val="single" w:sz="4" w:space="0" w:color="auto"/>
              <w:right w:val="single" w:sz="4" w:space="0" w:color="auto"/>
            </w:tcBorders>
            <w:shd w:val="clear" w:color="auto" w:fill="34495E"/>
            <w:hideMark/>
          </w:tcPr>
          <w:p w14:paraId="4C1150F0" w14:textId="77777777" w:rsidR="004E439D" w:rsidRPr="004E439D" w:rsidRDefault="004E439D" w:rsidP="004E439D">
            <w:pPr>
              <w:spacing w:after="200" w:line="276" w:lineRule="auto"/>
              <w:rPr>
                <w:lang w:val="fr-FR"/>
              </w:rPr>
            </w:pPr>
            <w:proofErr w:type="gramStart"/>
            <w:r w:rsidRPr="004E439D">
              <w:rPr>
                <w:b/>
                <w:color w:val="FFFFFF" w:themeColor="background1"/>
                <w:lang w:val="fr-FR"/>
              </w:rPr>
              <w:t>etape</w:t>
            </w:r>
            <w:proofErr w:type="gramEnd"/>
            <w:r w:rsidRPr="004E439D">
              <w:rPr>
                <w:b/>
                <w:color w:val="FFFFFF" w:themeColor="background1"/>
                <w:lang w:val="fr-FR"/>
              </w:rPr>
              <w:t>3_tdxd_rat/  —  Extension PK : T-</w:t>
            </w:r>
            <w:proofErr w:type="spellStart"/>
            <w:r w:rsidRPr="004E439D">
              <w:rPr>
                <w:b/>
                <w:color w:val="FFFFFF" w:themeColor="background1"/>
                <w:lang w:val="fr-FR"/>
              </w:rPr>
              <w:t>DXd</w:t>
            </w:r>
            <w:proofErr w:type="spellEnd"/>
            <w:r w:rsidRPr="004E439D">
              <w:rPr>
                <w:b/>
                <w:color w:val="FFFFFF" w:themeColor="background1"/>
                <w:lang w:val="fr-FR"/>
              </w:rPr>
              <w:t xml:space="preserve"> (ADC) sur rat</w:t>
            </w:r>
          </w:p>
        </w:tc>
      </w:tr>
      <w:tr w:rsidR="004E439D" w:rsidRPr="00F72638" w14:paraId="7E71B2CC"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6F4BFA9F"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3/</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50DAA2D1" w14:textId="77777777" w:rsidR="004E439D" w:rsidRPr="004E439D" w:rsidRDefault="004E439D" w:rsidP="004E439D">
            <w:pPr>
              <w:spacing w:after="200" w:line="276" w:lineRule="auto"/>
            </w:pPr>
            <w:r w:rsidRPr="004E439D">
              <w:t>31_params_pk_tdxd_</w:t>
            </w:r>
            <w:proofErr w:type="gramStart"/>
            <w:r w:rsidRPr="004E439D">
              <w:t>rat.R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6EA50BE8" w14:textId="77777777" w:rsidR="004E439D" w:rsidRPr="004E439D" w:rsidRDefault="004E439D" w:rsidP="004E439D">
            <w:pPr>
              <w:spacing w:after="200" w:line="276" w:lineRule="auto"/>
            </w:pPr>
            <w:r w:rsidRPr="004E439D">
              <w:rPr>
                <w:lang w:val="fr-FR"/>
              </w:rPr>
              <w:t>Paramètres</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4CC6B745" w14:textId="77777777" w:rsidR="004E439D" w:rsidRPr="004E439D" w:rsidRDefault="004E439D" w:rsidP="004E439D">
            <w:pPr>
              <w:spacing w:after="200" w:line="276" w:lineRule="auto"/>
              <w:rPr>
                <w:lang w:val="fr-FR"/>
              </w:rPr>
            </w:pPr>
            <w:r w:rsidRPr="004E439D">
              <w:rPr>
                <w:lang w:val="fr-FR"/>
              </w:rPr>
              <w:t>PK T-</w:t>
            </w:r>
            <w:proofErr w:type="spellStart"/>
            <w:r w:rsidRPr="004E439D">
              <w:rPr>
                <w:lang w:val="fr-FR"/>
              </w:rPr>
              <w:t>DXd</w:t>
            </w:r>
            <w:proofErr w:type="spellEnd"/>
            <w:r w:rsidRPr="004E439D">
              <w:rPr>
                <w:lang w:val="fr-FR"/>
              </w:rPr>
              <w:t xml:space="preserve"> rat : ADC 2-cpt, </w:t>
            </w:r>
            <w:proofErr w:type="spellStart"/>
            <w:r w:rsidRPr="004E439D">
              <w:rPr>
                <w:lang w:val="fr-FR"/>
              </w:rPr>
              <w:t>DXd</w:t>
            </w:r>
            <w:proofErr w:type="spellEnd"/>
            <w:r w:rsidRPr="004E439D">
              <w:rPr>
                <w:lang w:val="fr-FR"/>
              </w:rPr>
              <w:t xml:space="preserve"> libre, Damage (γH2AX)</w:t>
            </w:r>
          </w:p>
        </w:tc>
      </w:tr>
      <w:tr w:rsidR="004E439D" w:rsidRPr="00F72638" w14:paraId="20287059"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FDFEFE"/>
            <w:hideMark/>
          </w:tcPr>
          <w:p w14:paraId="6AE5290E"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3/</w:t>
            </w:r>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7464DC1E" w14:textId="77777777" w:rsidR="004E439D" w:rsidRPr="004E439D" w:rsidRDefault="004E439D" w:rsidP="004E439D">
            <w:pPr>
              <w:spacing w:after="200" w:line="276" w:lineRule="auto"/>
            </w:pPr>
            <w:r w:rsidRPr="004E439D">
              <w:t>32_model_ode_tdxd_</w:t>
            </w:r>
            <w:proofErr w:type="gramStart"/>
            <w:r w:rsidRPr="004E439D">
              <w:t>rat.R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5C5D699A" w14:textId="77777777" w:rsidR="004E439D" w:rsidRPr="004E439D" w:rsidRDefault="004E439D" w:rsidP="004E439D">
            <w:pPr>
              <w:spacing w:after="200" w:line="276" w:lineRule="auto"/>
            </w:pPr>
            <w:r w:rsidRPr="004E439D">
              <w:rPr>
                <w:lang w:val="fr-FR"/>
              </w:rPr>
              <w:t>Modèle</w:t>
            </w:r>
          </w:p>
        </w:tc>
        <w:tc>
          <w:tcPr>
            <w:tcW w:w="3400" w:type="dxa"/>
            <w:tcBorders>
              <w:top w:val="single" w:sz="4" w:space="0" w:color="auto"/>
              <w:left w:val="single" w:sz="4" w:space="0" w:color="auto"/>
              <w:bottom w:val="single" w:sz="4" w:space="0" w:color="auto"/>
              <w:right w:val="single" w:sz="4" w:space="0" w:color="auto"/>
            </w:tcBorders>
            <w:shd w:val="clear" w:color="auto" w:fill="FDFEFE"/>
            <w:hideMark/>
          </w:tcPr>
          <w:p w14:paraId="06A918C8" w14:textId="77777777" w:rsidR="004E439D" w:rsidRPr="004E439D" w:rsidRDefault="004E439D" w:rsidP="004E439D">
            <w:pPr>
              <w:spacing w:after="200" w:line="276" w:lineRule="auto"/>
              <w:rPr>
                <w:lang w:val="fr-FR"/>
              </w:rPr>
            </w:pPr>
            <w:proofErr w:type="spellStart"/>
            <w:r w:rsidRPr="004E439D">
              <w:rPr>
                <w:lang w:val="fr-FR"/>
              </w:rPr>
              <w:t>EDOs</w:t>
            </w:r>
            <w:proofErr w:type="spellEnd"/>
            <w:r w:rsidRPr="004E439D">
              <w:rPr>
                <w:lang w:val="fr-FR"/>
              </w:rPr>
              <w:t xml:space="preserve"> PK/PD fusionnées (25 états)</w:t>
            </w:r>
          </w:p>
        </w:tc>
      </w:tr>
      <w:tr w:rsidR="004E439D" w:rsidRPr="004E439D" w14:paraId="16851A1B"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4A6AC8F1"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3/</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7DABB1BE" w14:textId="77777777" w:rsidR="004E439D" w:rsidRPr="004E439D" w:rsidRDefault="004E439D" w:rsidP="004E439D">
            <w:pPr>
              <w:spacing w:after="200" w:line="276" w:lineRule="auto"/>
            </w:pPr>
            <w:r w:rsidRPr="004E439D">
              <w:rPr>
                <w:lang w:val="fr-FR"/>
              </w:rPr>
              <w:t>33_plots_validation_</w:t>
            </w:r>
            <w:proofErr w:type="gramStart"/>
            <w:r w:rsidRPr="004E439D">
              <w:rPr>
                <w:lang w:val="fr-FR"/>
              </w:rPr>
              <w:t>rat.R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3ECED151" w14:textId="77777777" w:rsidR="004E439D" w:rsidRPr="004E439D" w:rsidRDefault="004E439D" w:rsidP="004E439D">
            <w:pPr>
              <w:spacing w:after="200" w:line="276" w:lineRule="auto"/>
            </w:pPr>
            <w:r w:rsidRPr="004E439D">
              <w:rPr>
                <w:lang w:val="fr-FR"/>
              </w:rPr>
              <w:t>Visualisation</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1F40DDAE" w14:textId="77777777" w:rsidR="004E439D" w:rsidRPr="004E439D" w:rsidRDefault="004E439D" w:rsidP="004E439D">
            <w:pPr>
              <w:spacing w:after="200" w:line="276" w:lineRule="auto"/>
            </w:pPr>
            <w:r w:rsidRPr="004E439D">
              <w:rPr>
                <w:lang w:val="fr-FR"/>
              </w:rPr>
              <w:t>Figures validation FDA BLA 761139</w:t>
            </w:r>
          </w:p>
        </w:tc>
      </w:tr>
      <w:tr w:rsidR="004E439D" w:rsidRPr="004E439D" w14:paraId="17370EF1"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FDFEFE"/>
            <w:hideMark/>
          </w:tcPr>
          <w:p w14:paraId="0B4732A3"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3/</w:t>
            </w:r>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456E4CDD" w14:textId="77777777" w:rsidR="004E439D" w:rsidRPr="004E439D" w:rsidRDefault="004E439D" w:rsidP="004E439D">
            <w:pPr>
              <w:spacing w:after="200" w:line="276" w:lineRule="auto"/>
            </w:pPr>
            <w:r w:rsidRPr="004E439D">
              <w:rPr>
                <w:lang w:val="fr-FR"/>
              </w:rPr>
              <w:t>34_run_tdxd_</w:t>
            </w:r>
            <w:proofErr w:type="gramStart"/>
            <w:r w:rsidRPr="004E439D">
              <w:rPr>
                <w:lang w:val="fr-FR"/>
              </w:rPr>
              <w:t>rat.R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33879639" w14:textId="77777777" w:rsidR="004E439D" w:rsidRPr="004E439D" w:rsidRDefault="004E439D" w:rsidP="004E439D">
            <w:pPr>
              <w:spacing w:after="200" w:line="276" w:lineRule="auto"/>
            </w:pPr>
            <w:r w:rsidRPr="004E439D">
              <w:rPr>
                <w:lang w:val="fr-FR"/>
              </w:rPr>
              <w:t xml:space="preserve">Principal </w:t>
            </w:r>
            <w:r w:rsidRPr="004E439D">
              <w:rPr>
                <w:rFonts w:ascii="Segoe UI Symbol" w:hAnsi="Segoe UI Symbol" w:cs="Segoe UI Symbol"/>
                <w:lang w:val="fr-FR"/>
              </w:rPr>
              <w:t>★</w:t>
            </w:r>
          </w:p>
        </w:tc>
        <w:tc>
          <w:tcPr>
            <w:tcW w:w="3400" w:type="dxa"/>
            <w:tcBorders>
              <w:top w:val="single" w:sz="4" w:space="0" w:color="auto"/>
              <w:left w:val="single" w:sz="4" w:space="0" w:color="auto"/>
              <w:bottom w:val="single" w:sz="4" w:space="0" w:color="auto"/>
              <w:right w:val="single" w:sz="4" w:space="0" w:color="auto"/>
            </w:tcBorders>
            <w:shd w:val="clear" w:color="auto" w:fill="FDFEFE"/>
            <w:hideMark/>
          </w:tcPr>
          <w:p w14:paraId="739ADDAC" w14:textId="77777777" w:rsidR="004E439D" w:rsidRPr="004E439D" w:rsidRDefault="004E439D" w:rsidP="004E439D">
            <w:pPr>
              <w:spacing w:after="200" w:line="276" w:lineRule="auto"/>
            </w:pPr>
            <w:r w:rsidRPr="004E439D">
              <w:rPr>
                <w:lang w:val="fr-FR"/>
              </w:rPr>
              <w:t xml:space="preserve">Simulation 5 doses — validation seuils </w:t>
            </w:r>
            <w:proofErr w:type="spellStart"/>
            <w:r w:rsidRPr="004E439D">
              <w:rPr>
                <w:lang w:val="fr-FR"/>
              </w:rPr>
              <w:t>histopatho</w:t>
            </w:r>
            <w:proofErr w:type="spellEnd"/>
            <w:r w:rsidRPr="004E439D">
              <w:rPr>
                <w:lang w:val="fr-FR"/>
              </w:rPr>
              <w:t>. FDA</w:t>
            </w:r>
          </w:p>
        </w:tc>
      </w:tr>
      <w:tr w:rsidR="004E439D" w:rsidRPr="00F72638" w14:paraId="0C378B07" w14:textId="77777777" w:rsidTr="004E439D">
        <w:tc>
          <w:tcPr>
            <w:tcW w:w="10400" w:type="dxa"/>
            <w:gridSpan w:val="4"/>
            <w:tcBorders>
              <w:top w:val="single" w:sz="4" w:space="0" w:color="auto"/>
              <w:left w:val="single" w:sz="4" w:space="0" w:color="auto"/>
              <w:bottom w:val="single" w:sz="4" w:space="0" w:color="auto"/>
              <w:right w:val="single" w:sz="4" w:space="0" w:color="auto"/>
            </w:tcBorders>
            <w:shd w:val="clear" w:color="auto" w:fill="34495E"/>
            <w:hideMark/>
          </w:tcPr>
          <w:p w14:paraId="3644E5FA" w14:textId="77777777" w:rsidR="004E439D" w:rsidRPr="004E439D" w:rsidRDefault="004E439D" w:rsidP="004E439D">
            <w:pPr>
              <w:spacing w:after="200" w:line="276" w:lineRule="auto"/>
              <w:rPr>
                <w:color w:val="FFFFFF" w:themeColor="background1"/>
                <w:lang w:val="fr-FR"/>
              </w:rPr>
            </w:pPr>
            <w:proofErr w:type="gramStart"/>
            <w:r w:rsidRPr="004E439D">
              <w:rPr>
                <w:b/>
                <w:color w:val="FFFFFF" w:themeColor="background1"/>
                <w:lang w:val="fr-FR"/>
              </w:rPr>
              <w:t>etape</w:t>
            </w:r>
            <w:proofErr w:type="gramEnd"/>
            <w:r w:rsidRPr="004E439D">
              <w:rPr>
                <w:b/>
                <w:color w:val="FFFFFF" w:themeColor="background1"/>
                <w:lang w:val="fr-FR"/>
              </w:rPr>
              <w:t>5_tdxd_humain/  —  Application clinique T-</w:t>
            </w:r>
            <w:proofErr w:type="spellStart"/>
            <w:r w:rsidRPr="004E439D">
              <w:rPr>
                <w:b/>
                <w:color w:val="FFFFFF" w:themeColor="background1"/>
                <w:lang w:val="fr-FR"/>
              </w:rPr>
              <w:t>DXd</w:t>
            </w:r>
            <w:proofErr w:type="spellEnd"/>
            <w:r w:rsidRPr="004E439D">
              <w:rPr>
                <w:b/>
                <w:color w:val="FFFFFF" w:themeColor="background1"/>
                <w:lang w:val="fr-FR"/>
              </w:rPr>
              <w:t xml:space="preserve"> humain</w:t>
            </w:r>
          </w:p>
        </w:tc>
      </w:tr>
      <w:tr w:rsidR="004E439D" w:rsidRPr="00F72638" w14:paraId="53C3C5C4"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49DD51E6"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5/</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4A9BD3E6" w14:textId="77777777" w:rsidR="004E439D" w:rsidRPr="004E439D" w:rsidRDefault="004E439D" w:rsidP="004E439D">
            <w:pPr>
              <w:spacing w:after="200" w:line="276" w:lineRule="auto"/>
            </w:pPr>
            <w:r w:rsidRPr="004E439D">
              <w:t>51_params_pk_tdxd_</w:t>
            </w:r>
            <w:proofErr w:type="gramStart"/>
            <w:r w:rsidRPr="004E439D">
              <w:t>humain.R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571CF53F" w14:textId="77777777" w:rsidR="004E439D" w:rsidRPr="004E439D" w:rsidRDefault="004E439D" w:rsidP="004E439D">
            <w:pPr>
              <w:spacing w:after="200" w:line="276" w:lineRule="auto"/>
            </w:pPr>
            <w:r w:rsidRPr="004E439D">
              <w:rPr>
                <w:lang w:val="fr-FR"/>
              </w:rPr>
              <w:t>Paramètres</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0CF951CC" w14:textId="77777777" w:rsidR="004E439D" w:rsidRPr="004E439D" w:rsidRDefault="004E439D" w:rsidP="004E439D">
            <w:pPr>
              <w:spacing w:after="200" w:line="276" w:lineRule="auto"/>
              <w:rPr>
                <w:lang w:val="fr-FR"/>
              </w:rPr>
            </w:pPr>
            <w:r w:rsidRPr="004E439D">
              <w:rPr>
                <w:lang w:val="fr-FR"/>
              </w:rPr>
              <w:t>PK T-</w:t>
            </w:r>
            <w:proofErr w:type="spellStart"/>
            <w:r w:rsidRPr="004E439D">
              <w:rPr>
                <w:lang w:val="fr-FR"/>
              </w:rPr>
              <w:t>DXd</w:t>
            </w:r>
            <w:proofErr w:type="spellEnd"/>
            <w:r w:rsidRPr="004E439D">
              <w:rPr>
                <w:lang w:val="fr-FR"/>
              </w:rPr>
              <w:t xml:space="preserve"> humain (allométrie rat, FDA BLA </w:t>
            </w:r>
            <w:r w:rsidRPr="004E439D">
              <w:rPr>
                <w:lang w:val="fr-FR"/>
              </w:rPr>
              <w:lastRenderedPageBreak/>
              <w:t>761139, Yin 2020)</w:t>
            </w:r>
          </w:p>
        </w:tc>
      </w:tr>
      <w:tr w:rsidR="004E439D" w:rsidRPr="00F72638" w14:paraId="7EE559EB"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FDFEFE"/>
            <w:hideMark/>
          </w:tcPr>
          <w:p w14:paraId="1886D50F" w14:textId="77777777" w:rsidR="004E439D" w:rsidRPr="004E439D" w:rsidRDefault="004E439D" w:rsidP="004E439D">
            <w:pPr>
              <w:spacing w:after="200" w:line="276" w:lineRule="auto"/>
            </w:pPr>
            <w:proofErr w:type="gramStart"/>
            <w:r w:rsidRPr="004E439D">
              <w:rPr>
                <w:lang w:val="fr-FR"/>
              </w:rPr>
              <w:lastRenderedPageBreak/>
              <w:t>etape</w:t>
            </w:r>
            <w:proofErr w:type="gramEnd"/>
            <w:r w:rsidRPr="004E439D">
              <w:rPr>
                <w:lang w:val="fr-FR"/>
              </w:rPr>
              <w:t>5/</w:t>
            </w:r>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07A866A9" w14:textId="77777777" w:rsidR="004E439D" w:rsidRPr="004E439D" w:rsidRDefault="004E439D" w:rsidP="004E439D">
            <w:pPr>
              <w:spacing w:after="200" w:line="276" w:lineRule="auto"/>
            </w:pPr>
            <w:r w:rsidRPr="004E439D">
              <w:rPr>
                <w:lang w:val="fr-FR"/>
              </w:rPr>
              <w:t>52_run_tdxd_</w:t>
            </w:r>
            <w:proofErr w:type="gramStart"/>
            <w:r w:rsidRPr="004E439D">
              <w:rPr>
                <w:lang w:val="fr-FR"/>
              </w:rPr>
              <w:t>humain.R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62771C70" w14:textId="77777777" w:rsidR="004E439D" w:rsidRPr="004E439D" w:rsidRDefault="004E439D" w:rsidP="004E439D">
            <w:pPr>
              <w:spacing w:after="200" w:line="276" w:lineRule="auto"/>
            </w:pPr>
            <w:r w:rsidRPr="004E439D">
              <w:rPr>
                <w:lang w:val="fr-FR"/>
              </w:rPr>
              <w:t xml:space="preserve">Principal </w:t>
            </w:r>
            <w:r w:rsidRPr="004E439D">
              <w:rPr>
                <w:rFonts w:ascii="Segoe UI Symbol" w:hAnsi="Segoe UI Symbol" w:cs="Segoe UI Symbol"/>
                <w:lang w:val="fr-FR"/>
              </w:rPr>
              <w:t>★</w:t>
            </w:r>
          </w:p>
        </w:tc>
        <w:tc>
          <w:tcPr>
            <w:tcW w:w="3400" w:type="dxa"/>
            <w:tcBorders>
              <w:top w:val="single" w:sz="4" w:space="0" w:color="auto"/>
              <w:left w:val="single" w:sz="4" w:space="0" w:color="auto"/>
              <w:bottom w:val="single" w:sz="4" w:space="0" w:color="auto"/>
              <w:right w:val="single" w:sz="4" w:space="0" w:color="auto"/>
            </w:tcBorders>
            <w:shd w:val="clear" w:color="auto" w:fill="FDFEFE"/>
            <w:hideMark/>
          </w:tcPr>
          <w:p w14:paraId="0E8AD3A0" w14:textId="77777777" w:rsidR="004E439D" w:rsidRPr="004E439D" w:rsidRDefault="004E439D" w:rsidP="004E439D">
            <w:pPr>
              <w:spacing w:after="200" w:line="276" w:lineRule="auto"/>
              <w:rPr>
                <w:lang w:val="fr-FR"/>
              </w:rPr>
            </w:pPr>
            <w:r w:rsidRPr="004E439D">
              <w:rPr>
                <w:lang w:val="fr-FR"/>
              </w:rPr>
              <w:t>Simulation déterministe — 5,4 vs 6,4 mg/kg, Q3W × 6</w:t>
            </w:r>
          </w:p>
        </w:tc>
      </w:tr>
      <w:tr w:rsidR="004E439D" w:rsidRPr="00F72638" w14:paraId="74213E22"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3FB7806F"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5/</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7DC70A19" w14:textId="77777777" w:rsidR="004E439D" w:rsidRPr="004E439D" w:rsidRDefault="004E439D" w:rsidP="004E439D">
            <w:pPr>
              <w:spacing w:after="200" w:line="276" w:lineRule="auto"/>
            </w:pPr>
            <w:r w:rsidRPr="004E439D">
              <w:rPr>
                <w:lang w:val="fr-FR"/>
              </w:rPr>
              <w:t>53_run_population_tdxd_</w:t>
            </w:r>
            <w:proofErr w:type="gramStart"/>
            <w:r w:rsidRPr="004E439D">
              <w:rPr>
                <w:lang w:val="fr-FR"/>
              </w:rPr>
              <w:t>humain.R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57DB50E0" w14:textId="77777777" w:rsidR="004E439D" w:rsidRPr="004E439D" w:rsidRDefault="004E439D" w:rsidP="004E439D">
            <w:pPr>
              <w:spacing w:after="200" w:line="276" w:lineRule="auto"/>
            </w:pPr>
            <w:r w:rsidRPr="004E439D">
              <w:rPr>
                <w:lang w:val="fr-FR"/>
              </w:rPr>
              <w:t xml:space="preserve">Principal </w:t>
            </w:r>
            <w:r w:rsidRPr="004E439D">
              <w:rPr>
                <w:rFonts w:ascii="Segoe UI Symbol" w:hAnsi="Segoe UI Symbol" w:cs="Segoe UI Symbol"/>
                <w:lang w:val="fr-FR"/>
              </w:rPr>
              <w:t>★</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13BA7B84" w14:textId="77777777" w:rsidR="004E439D" w:rsidRPr="004E439D" w:rsidRDefault="004E439D" w:rsidP="004E439D">
            <w:pPr>
              <w:spacing w:after="200" w:line="276" w:lineRule="auto"/>
              <w:rPr>
                <w:lang w:val="fr-FR"/>
              </w:rPr>
            </w:pPr>
            <w:r w:rsidRPr="004E439D">
              <w:rPr>
                <w:lang w:val="fr-FR"/>
              </w:rPr>
              <w:t>Simulation populationnelle N=300 — IIV log-normal</w:t>
            </w:r>
          </w:p>
        </w:tc>
      </w:tr>
      <w:tr w:rsidR="004E439D" w:rsidRPr="00F72638" w14:paraId="6458116F"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FDFEFE"/>
            <w:hideMark/>
          </w:tcPr>
          <w:p w14:paraId="3A598D9F"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5/</w:t>
            </w:r>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189ADC90" w14:textId="77777777" w:rsidR="004E439D" w:rsidRPr="004E439D" w:rsidRDefault="004E439D" w:rsidP="004E439D">
            <w:pPr>
              <w:spacing w:after="200" w:line="276" w:lineRule="auto"/>
            </w:pPr>
            <w:r w:rsidRPr="004E439D">
              <w:rPr>
                <w:lang w:val="fr-FR"/>
              </w:rPr>
              <w:t>54_plots_grades_</w:t>
            </w:r>
            <w:proofErr w:type="gramStart"/>
            <w:r w:rsidRPr="004E439D">
              <w:rPr>
                <w:lang w:val="fr-FR"/>
              </w:rPr>
              <w:t>humain.R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080C44F3" w14:textId="77777777" w:rsidR="004E439D" w:rsidRPr="004E439D" w:rsidRDefault="004E439D" w:rsidP="004E439D">
            <w:pPr>
              <w:spacing w:after="200" w:line="276" w:lineRule="auto"/>
            </w:pPr>
            <w:r w:rsidRPr="004E439D">
              <w:rPr>
                <w:lang w:val="fr-FR"/>
              </w:rPr>
              <w:t>Visualisation</w:t>
            </w:r>
          </w:p>
        </w:tc>
        <w:tc>
          <w:tcPr>
            <w:tcW w:w="3400" w:type="dxa"/>
            <w:tcBorders>
              <w:top w:val="single" w:sz="4" w:space="0" w:color="auto"/>
              <w:left w:val="single" w:sz="4" w:space="0" w:color="auto"/>
              <w:bottom w:val="single" w:sz="4" w:space="0" w:color="auto"/>
              <w:right w:val="single" w:sz="4" w:space="0" w:color="auto"/>
            </w:tcBorders>
            <w:shd w:val="clear" w:color="auto" w:fill="FDFEFE"/>
            <w:hideMark/>
          </w:tcPr>
          <w:p w14:paraId="59BDE070" w14:textId="77777777" w:rsidR="004E439D" w:rsidRPr="004E439D" w:rsidRDefault="004E439D" w:rsidP="004E439D">
            <w:pPr>
              <w:spacing w:after="200" w:line="276" w:lineRule="auto"/>
              <w:rPr>
                <w:lang w:val="fr-FR"/>
              </w:rPr>
            </w:pPr>
            <w:r w:rsidRPr="004E439D">
              <w:rPr>
                <w:lang w:val="fr-FR"/>
              </w:rPr>
              <w:t>Graphiques grades par patient (charge 53_*.</w:t>
            </w:r>
            <w:proofErr w:type="spellStart"/>
            <w:r w:rsidRPr="004E439D">
              <w:rPr>
                <w:lang w:val="fr-FR"/>
              </w:rPr>
              <w:t>rds</w:t>
            </w:r>
            <w:proofErr w:type="spellEnd"/>
            <w:r w:rsidRPr="004E439D">
              <w:rPr>
                <w:lang w:val="fr-FR"/>
              </w:rPr>
              <w:t>)</w:t>
            </w:r>
          </w:p>
        </w:tc>
      </w:tr>
      <w:tr w:rsidR="004E439D" w:rsidRPr="004E439D" w14:paraId="2AF1725E"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21A1CCFB"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5/</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5741841C" w14:textId="77777777" w:rsidR="004E439D" w:rsidRPr="004E439D" w:rsidRDefault="004E439D" w:rsidP="004E439D">
            <w:pPr>
              <w:spacing w:after="200" w:line="276" w:lineRule="auto"/>
            </w:pPr>
            <w:r w:rsidRPr="004E439D">
              <w:rPr>
                <w:lang w:val="fr-FR"/>
              </w:rPr>
              <w:t>55_plots_performance_</w:t>
            </w:r>
            <w:proofErr w:type="gramStart"/>
            <w:r w:rsidRPr="004E439D">
              <w:rPr>
                <w:lang w:val="fr-FR"/>
              </w:rPr>
              <w:t>modele.R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07761897" w14:textId="77777777" w:rsidR="004E439D" w:rsidRPr="004E439D" w:rsidRDefault="004E439D" w:rsidP="004E439D">
            <w:pPr>
              <w:spacing w:after="200" w:line="276" w:lineRule="auto"/>
            </w:pPr>
            <w:r w:rsidRPr="004E439D">
              <w:rPr>
                <w:lang w:val="fr-FR"/>
              </w:rPr>
              <w:t>Validation</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589A1A57" w14:textId="77777777" w:rsidR="004E439D" w:rsidRPr="004E439D" w:rsidRDefault="004E439D" w:rsidP="004E439D">
            <w:pPr>
              <w:spacing w:after="200" w:line="276" w:lineRule="auto"/>
            </w:pPr>
            <w:r w:rsidRPr="004E439D">
              <w:t>IC95 Wilson, RMSE/MAE vs FDA DESTINY-Breast01</w:t>
            </w:r>
          </w:p>
        </w:tc>
      </w:tr>
      <w:tr w:rsidR="004E439D" w:rsidRPr="00F72638" w14:paraId="093A6940"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FDFEFE"/>
            <w:hideMark/>
          </w:tcPr>
          <w:p w14:paraId="0BBD562B"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5/</w:t>
            </w:r>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799F772D" w14:textId="77777777" w:rsidR="004E439D" w:rsidRPr="004E439D" w:rsidRDefault="004E439D" w:rsidP="004E439D">
            <w:pPr>
              <w:spacing w:after="200" w:line="276" w:lineRule="auto"/>
            </w:pPr>
            <w:r w:rsidRPr="004E439D">
              <w:rPr>
                <w:lang w:val="fr-FR"/>
              </w:rPr>
              <w:t>56_analyse_</w:t>
            </w:r>
            <w:proofErr w:type="gramStart"/>
            <w:r w:rsidRPr="004E439D">
              <w:rPr>
                <w:lang w:val="fr-FR"/>
              </w:rPr>
              <w:t>sensibilite.R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75ABE517" w14:textId="77777777" w:rsidR="004E439D" w:rsidRPr="004E439D" w:rsidRDefault="004E439D" w:rsidP="004E439D">
            <w:pPr>
              <w:spacing w:after="200" w:line="276" w:lineRule="auto"/>
            </w:pPr>
            <w:r w:rsidRPr="004E439D">
              <w:rPr>
                <w:lang w:val="fr-FR"/>
              </w:rPr>
              <w:t>Analyse</w:t>
            </w:r>
          </w:p>
        </w:tc>
        <w:tc>
          <w:tcPr>
            <w:tcW w:w="3400" w:type="dxa"/>
            <w:tcBorders>
              <w:top w:val="single" w:sz="4" w:space="0" w:color="auto"/>
              <w:left w:val="single" w:sz="4" w:space="0" w:color="auto"/>
              <w:bottom w:val="single" w:sz="4" w:space="0" w:color="auto"/>
              <w:right w:val="single" w:sz="4" w:space="0" w:color="auto"/>
            </w:tcBorders>
            <w:shd w:val="clear" w:color="auto" w:fill="FDFEFE"/>
            <w:hideMark/>
          </w:tcPr>
          <w:p w14:paraId="5E80AB59" w14:textId="77777777" w:rsidR="004E439D" w:rsidRPr="004E439D" w:rsidRDefault="004E439D" w:rsidP="004E439D">
            <w:pPr>
              <w:spacing w:after="200" w:line="276" w:lineRule="auto"/>
              <w:rPr>
                <w:lang w:val="fr-FR"/>
              </w:rPr>
            </w:pPr>
            <w:r w:rsidRPr="004E439D">
              <w:rPr>
                <w:lang w:val="fr-FR"/>
              </w:rPr>
              <w:t>Corrélations Spearman paramètre → nadir/grade</w:t>
            </w:r>
          </w:p>
        </w:tc>
      </w:tr>
      <w:tr w:rsidR="004E439D" w:rsidRPr="004E439D" w14:paraId="2166842F"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20E46FA7"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5/</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769C245E" w14:textId="77777777" w:rsidR="004E439D" w:rsidRPr="004E439D" w:rsidRDefault="004E439D" w:rsidP="004E439D">
            <w:pPr>
              <w:spacing w:after="200" w:line="276" w:lineRule="auto"/>
            </w:pPr>
            <w:r w:rsidRPr="004E439D">
              <w:rPr>
                <w:lang w:val="fr-FR"/>
              </w:rPr>
              <w:t>57_plots_grades_</w:t>
            </w:r>
            <w:proofErr w:type="gramStart"/>
            <w:r w:rsidRPr="004E439D">
              <w:rPr>
                <w:lang w:val="fr-FR"/>
              </w:rPr>
              <w:t>poster.R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5F2C2E05" w14:textId="77777777" w:rsidR="004E439D" w:rsidRPr="004E439D" w:rsidRDefault="004E439D" w:rsidP="004E439D">
            <w:pPr>
              <w:spacing w:after="200" w:line="276" w:lineRule="auto"/>
            </w:pPr>
            <w:r w:rsidRPr="004E439D">
              <w:rPr>
                <w:lang w:val="fr-FR"/>
              </w:rPr>
              <w:t>Visualisation</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3CEE6A08" w14:textId="77777777" w:rsidR="004E439D" w:rsidRPr="004E439D" w:rsidRDefault="004E439D" w:rsidP="004E439D">
            <w:pPr>
              <w:spacing w:after="200" w:line="276" w:lineRule="auto"/>
            </w:pPr>
            <w:r w:rsidRPr="004E439D">
              <w:rPr>
                <w:lang w:val="fr-FR"/>
              </w:rPr>
              <w:t xml:space="preserve">Figure poster ggplot2 — </w:t>
            </w:r>
            <w:proofErr w:type="spellStart"/>
            <w:r w:rsidRPr="004E439D">
              <w:rPr>
                <w:lang w:val="fr-FR"/>
              </w:rPr>
              <w:t>Neut</w:t>
            </w:r>
            <w:proofErr w:type="spellEnd"/>
            <w:r w:rsidRPr="004E439D">
              <w:rPr>
                <w:lang w:val="fr-FR"/>
              </w:rPr>
              <w:t>/Anémie/</w:t>
            </w:r>
            <w:proofErr w:type="spellStart"/>
            <w:r w:rsidRPr="004E439D">
              <w:rPr>
                <w:lang w:val="fr-FR"/>
              </w:rPr>
              <w:t>Thrombo</w:t>
            </w:r>
            <w:proofErr w:type="spellEnd"/>
          </w:p>
        </w:tc>
      </w:tr>
      <w:tr w:rsidR="004E439D" w:rsidRPr="00F72638" w14:paraId="45765141" w14:textId="77777777" w:rsidTr="004E439D">
        <w:tc>
          <w:tcPr>
            <w:tcW w:w="10400" w:type="dxa"/>
            <w:gridSpan w:val="4"/>
            <w:tcBorders>
              <w:top w:val="single" w:sz="4" w:space="0" w:color="auto"/>
              <w:left w:val="single" w:sz="4" w:space="0" w:color="auto"/>
              <w:bottom w:val="single" w:sz="4" w:space="0" w:color="auto"/>
              <w:right w:val="single" w:sz="4" w:space="0" w:color="auto"/>
            </w:tcBorders>
            <w:shd w:val="clear" w:color="auto" w:fill="34495E"/>
            <w:hideMark/>
          </w:tcPr>
          <w:p w14:paraId="74E9B94A" w14:textId="1A993C1F" w:rsidR="004E439D" w:rsidRPr="004E439D" w:rsidRDefault="004E439D" w:rsidP="004E439D">
            <w:pPr>
              <w:spacing w:after="200" w:line="276" w:lineRule="auto"/>
              <w:rPr>
                <w:lang w:val="fr-FR"/>
              </w:rPr>
            </w:pPr>
            <w:proofErr w:type="gramStart"/>
            <w:r w:rsidRPr="004E439D">
              <w:rPr>
                <w:b/>
                <w:color w:val="FFFFFF" w:themeColor="background1"/>
                <w:lang w:val="fr-FR"/>
              </w:rPr>
              <w:t>etape</w:t>
            </w:r>
            <w:proofErr w:type="gramEnd"/>
            <w:r w:rsidRPr="004E439D">
              <w:rPr>
                <w:b/>
                <w:color w:val="FFFFFF" w:themeColor="background1"/>
                <w:lang w:val="fr-FR"/>
              </w:rPr>
              <w:t>6_fgfr2/  —  Extension : inhibiteur FGFR2 sur NHP [confidentiel]</w:t>
            </w:r>
          </w:p>
        </w:tc>
      </w:tr>
      <w:tr w:rsidR="004E439D" w:rsidRPr="004E439D" w14:paraId="5C4495EA"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671810BD"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6/</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2147129B" w14:textId="77777777" w:rsidR="004E439D" w:rsidRPr="004E439D" w:rsidRDefault="004E439D" w:rsidP="004E439D">
            <w:pPr>
              <w:spacing w:after="200" w:line="276" w:lineRule="auto"/>
            </w:pPr>
            <w:r w:rsidRPr="004E439D">
              <w:rPr>
                <w:lang w:val="fr-FR"/>
              </w:rPr>
              <w:t>61_data_hema_</w:t>
            </w:r>
            <w:proofErr w:type="gramStart"/>
            <w:r w:rsidRPr="004E439D">
              <w:rPr>
                <w:lang w:val="fr-FR"/>
              </w:rPr>
              <w:t>nhp.R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3EA18605" w14:textId="77777777" w:rsidR="004E439D" w:rsidRPr="004E439D" w:rsidRDefault="004E439D" w:rsidP="004E439D">
            <w:pPr>
              <w:spacing w:after="200" w:line="276" w:lineRule="auto"/>
            </w:pPr>
            <w:r w:rsidRPr="004E439D">
              <w:rPr>
                <w:lang w:val="fr-FR"/>
              </w:rPr>
              <w:t>Données</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559F531E" w14:textId="77777777" w:rsidR="004E439D" w:rsidRPr="004E439D" w:rsidRDefault="004E439D" w:rsidP="004E439D">
            <w:pPr>
              <w:spacing w:after="200" w:line="276" w:lineRule="auto"/>
            </w:pPr>
            <w:r w:rsidRPr="004E439D">
              <w:rPr>
                <w:lang w:val="fr-FR"/>
              </w:rPr>
              <w:t>Chargement nhp_hema_data.csv (confidentiel)</w:t>
            </w:r>
          </w:p>
        </w:tc>
      </w:tr>
      <w:tr w:rsidR="004E439D" w:rsidRPr="00F72638" w14:paraId="1C485F49"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FDFEFE"/>
            <w:hideMark/>
          </w:tcPr>
          <w:p w14:paraId="4E38210D"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6/</w:t>
            </w:r>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5A58D0E7" w14:textId="77777777" w:rsidR="004E439D" w:rsidRPr="004E439D" w:rsidRDefault="004E439D" w:rsidP="004E439D">
            <w:pPr>
              <w:spacing w:after="200" w:line="276" w:lineRule="auto"/>
            </w:pPr>
            <w:r w:rsidRPr="004E439D">
              <w:rPr>
                <w:lang w:val="fr-FR"/>
              </w:rPr>
              <w:t>62_nca_pk_</w:t>
            </w:r>
            <w:proofErr w:type="gramStart"/>
            <w:r w:rsidRPr="004E439D">
              <w:rPr>
                <w:lang w:val="fr-FR"/>
              </w:rPr>
              <w:t>nhp.R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1C531E50" w14:textId="77777777" w:rsidR="004E439D" w:rsidRPr="004E439D" w:rsidRDefault="004E439D" w:rsidP="004E439D">
            <w:pPr>
              <w:spacing w:after="200" w:line="276" w:lineRule="auto"/>
            </w:pPr>
            <w:r w:rsidRPr="004E439D">
              <w:rPr>
                <w:lang w:val="fr-FR"/>
              </w:rPr>
              <w:t>NCA</w:t>
            </w:r>
          </w:p>
        </w:tc>
        <w:tc>
          <w:tcPr>
            <w:tcW w:w="3400" w:type="dxa"/>
            <w:tcBorders>
              <w:top w:val="single" w:sz="4" w:space="0" w:color="auto"/>
              <w:left w:val="single" w:sz="4" w:space="0" w:color="auto"/>
              <w:bottom w:val="single" w:sz="4" w:space="0" w:color="auto"/>
              <w:right w:val="single" w:sz="4" w:space="0" w:color="auto"/>
            </w:tcBorders>
            <w:shd w:val="clear" w:color="auto" w:fill="FDFEFE"/>
            <w:hideMark/>
          </w:tcPr>
          <w:p w14:paraId="3BBEA839" w14:textId="77777777" w:rsidR="004E439D" w:rsidRPr="004E439D" w:rsidRDefault="004E439D" w:rsidP="004E439D">
            <w:pPr>
              <w:spacing w:after="200" w:line="276" w:lineRule="auto"/>
              <w:rPr>
                <w:lang w:val="fr-FR"/>
              </w:rPr>
            </w:pPr>
            <w:r w:rsidRPr="004E439D">
              <w:rPr>
                <w:lang w:val="fr-FR"/>
              </w:rPr>
              <w:t>Analyse NCA → pk2cmt_params.csv</w:t>
            </w:r>
          </w:p>
        </w:tc>
      </w:tr>
      <w:tr w:rsidR="004E439D" w:rsidRPr="001D1477" w14:paraId="0095E00D"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1F7C3F6D"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6/</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7C99EC25" w14:textId="77777777" w:rsidR="004E439D" w:rsidRPr="004E439D" w:rsidRDefault="004E439D" w:rsidP="004E439D">
            <w:pPr>
              <w:spacing w:after="200" w:line="276" w:lineRule="auto"/>
            </w:pPr>
            <w:r w:rsidRPr="004E439D">
              <w:rPr>
                <w:lang w:val="fr-FR"/>
              </w:rPr>
              <w:t>63_params_pd_</w:t>
            </w:r>
            <w:proofErr w:type="gramStart"/>
            <w:r w:rsidRPr="004E439D">
              <w:rPr>
                <w:lang w:val="fr-FR"/>
              </w:rPr>
              <w:t>nhp.R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38054672" w14:textId="77777777" w:rsidR="004E439D" w:rsidRPr="004E439D" w:rsidRDefault="004E439D" w:rsidP="004E439D">
            <w:pPr>
              <w:spacing w:after="200" w:line="276" w:lineRule="auto"/>
            </w:pPr>
            <w:r w:rsidRPr="004E439D">
              <w:rPr>
                <w:lang w:val="fr-FR"/>
              </w:rPr>
              <w:t>Paramètres</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3D6C58C2" w14:textId="77777777" w:rsidR="004E439D" w:rsidRPr="001D1477" w:rsidRDefault="004E439D" w:rsidP="004E439D">
            <w:pPr>
              <w:spacing w:after="200" w:line="276" w:lineRule="auto"/>
              <w:rPr>
                <w:lang w:val="fr-FR"/>
                <w:rPrChange w:id="597" w:author="PETAIN Aurelie" w:date="2026-06-02T18:13:00Z" w16du:dateUtc="2026-06-02T16:13:00Z">
                  <w:rPr/>
                </w:rPrChange>
              </w:rPr>
            </w:pPr>
            <w:proofErr w:type="spellStart"/>
            <w:r w:rsidRPr="004E439D">
              <w:rPr>
                <w:lang w:val="fr-FR"/>
              </w:rPr>
              <w:t>Baselines</w:t>
            </w:r>
            <w:proofErr w:type="spellEnd"/>
            <w:r w:rsidRPr="004E439D">
              <w:rPr>
                <w:lang w:val="fr-FR"/>
              </w:rPr>
              <w:t xml:space="preserve"> PD NHP (allométrie, lit pk2cmt_params.csv)</w:t>
            </w:r>
          </w:p>
        </w:tc>
      </w:tr>
      <w:tr w:rsidR="004E439D" w:rsidRPr="004E439D" w14:paraId="3C4ED87A"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FDFEFE"/>
            <w:hideMark/>
          </w:tcPr>
          <w:p w14:paraId="10C0F079"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6/</w:t>
            </w:r>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54D609B4" w14:textId="77777777" w:rsidR="004E439D" w:rsidRPr="004E439D" w:rsidRDefault="004E439D" w:rsidP="004E439D">
            <w:pPr>
              <w:spacing w:after="200" w:line="276" w:lineRule="auto"/>
            </w:pPr>
            <w:r w:rsidRPr="004E439D">
              <w:t>64_params_pk_fgfr2_</w:t>
            </w:r>
            <w:proofErr w:type="gramStart"/>
            <w:r w:rsidRPr="004E439D">
              <w:t>nhp.R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323F2921" w14:textId="77777777" w:rsidR="004E439D" w:rsidRPr="004E439D" w:rsidRDefault="004E439D" w:rsidP="004E439D">
            <w:pPr>
              <w:spacing w:after="200" w:line="276" w:lineRule="auto"/>
            </w:pPr>
            <w:r w:rsidRPr="004E439D">
              <w:rPr>
                <w:lang w:val="fr-FR"/>
              </w:rPr>
              <w:t>Paramètres</w:t>
            </w:r>
          </w:p>
        </w:tc>
        <w:tc>
          <w:tcPr>
            <w:tcW w:w="3400" w:type="dxa"/>
            <w:tcBorders>
              <w:top w:val="single" w:sz="4" w:space="0" w:color="auto"/>
              <w:left w:val="single" w:sz="4" w:space="0" w:color="auto"/>
              <w:bottom w:val="single" w:sz="4" w:space="0" w:color="auto"/>
              <w:right w:val="single" w:sz="4" w:space="0" w:color="auto"/>
            </w:tcBorders>
            <w:shd w:val="clear" w:color="auto" w:fill="FDFEFE"/>
            <w:hideMark/>
          </w:tcPr>
          <w:p w14:paraId="3C1993FB" w14:textId="77777777" w:rsidR="004E439D" w:rsidRPr="004E439D" w:rsidRDefault="004E439D" w:rsidP="004E439D">
            <w:pPr>
              <w:spacing w:after="200" w:line="276" w:lineRule="auto"/>
            </w:pPr>
            <w:r w:rsidRPr="004E439D">
              <w:t xml:space="preserve">PK FGFR2 </w:t>
            </w:r>
            <w:proofErr w:type="spellStart"/>
            <w:r w:rsidRPr="004E439D">
              <w:t>inhibiteur</w:t>
            </w:r>
            <w:proofErr w:type="spellEnd"/>
            <w:r w:rsidRPr="004E439D">
              <w:t xml:space="preserve"> NHP (lit pk2cmt_params.csv)</w:t>
            </w:r>
          </w:p>
        </w:tc>
      </w:tr>
      <w:tr w:rsidR="004E439D" w:rsidRPr="00F72638" w14:paraId="1DF0918F"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37D3A76C"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6/</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4DCAB1AD" w14:textId="77777777" w:rsidR="004E439D" w:rsidRPr="004E439D" w:rsidRDefault="004E439D" w:rsidP="004E439D">
            <w:pPr>
              <w:spacing w:after="200" w:line="276" w:lineRule="auto"/>
            </w:pPr>
            <w:r w:rsidRPr="004E439D">
              <w:t>65_model_ode_fgfr2_</w:t>
            </w:r>
            <w:proofErr w:type="gramStart"/>
            <w:r w:rsidRPr="004E439D">
              <w:t>nhp.R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740F12B6" w14:textId="77777777" w:rsidR="004E439D" w:rsidRPr="004E439D" w:rsidRDefault="004E439D" w:rsidP="004E439D">
            <w:pPr>
              <w:spacing w:after="200" w:line="276" w:lineRule="auto"/>
            </w:pPr>
            <w:r w:rsidRPr="004E439D">
              <w:rPr>
                <w:lang w:val="fr-FR"/>
              </w:rPr>
              <w:t>Modèle</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014DBA4B" w14:textId="77777777" w:rsidR="004E439D" w:rsidRPr="004E439D" w:rsidRDefault="004E439D" w:rsidP="004E439D">
            <w:pPr>
              <w:spacing w:after="200" w:line="276" w:lineRule="auto"/>
              <w:rPr>
                <w:lang w:val="fr-FR"/>
              </w:rPr>
            </w:pPr>
            <w:proofErr w:type="spellStart"/>
            <w:r w:rsidRPr="004E439D">
              <w:rPr>
                <w:lang w:val="fr-FR"/>
              </w:rPr>
              <w:t>EDOs</w:t>
            </w:r>
            <w:proofErr w:type="spellEnd"/>
            <w:r w:rsidRPr="004E439D">
              <w:rPr>
                <w:lang w:val="fr-FR"/>
              </w:rPr>
              <w:t xml:space="preserve"> PK/PD FGFR2 (23 états)</w:t>
            </w:r>
          </w:p>
        </w:tc>
      </w:tr>
      <w:tr w:rsidR="004E439D" w:rsidRPr="004E439D" w14:paraId="411B3CF0"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FDFEFE"/>
            <w:hideMark/>
          </w:tcPr>
          <w:p w14:paraId="310CEB46"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6/</w:t>
            </w:r>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57AAB6FB" w14:textId="77777777" w:rsidR="004E439D" w:rsidRPr="004E439D" w:rsidRDefault="004E439D" w:rsidP="004E439D">
            <w:pPr>
              <w:spacing w:after="200" w:line="276" w:lineRule="auto"/>
            </w:pPr>
            <w:r w:rsidRPr="004E439D">
              <w:t>66_plots_pkpd_fgfr2_</w:t>
            </w:r>
            <w:proofErr w:type="gramStart"/>
            <w:r w:rsidRPr="004E439D">
              <w:t>nhp.R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4B3A9582" w14:textId="77777777" w:rsidR="004E439D" w:rsidRPr="004E439D" w:rsidRDefault="004E439D" w:rsidP="004E439D">
            <w:pPr>
              <w:spacing w:after="200" w:line="276" w:lineRule="auto"/>
            </w:pPr>
            <w:r w:rsidRPr="004E439D">
              <w:rPr>
                <w:lang w:val="fr-FR"/>
              </w:rPr>
              <w:t>Visualisation</w:t>
            </w:r>
          </w:p>
        </w:tc>
        <w:tc>
          <w:tcPr>
            <w:tcW w:w="3400" w:type="dxa"/>
            <w:tcBorders>
              <w:top w:val="single" w:sz="4" w:space="0" w:color="auto"/>
              <w:left w:val="single" w:sz="4" w:space="0" w:color="auto"/>
              <w:bottom w:val="single" w:sz="4" w:space="0" w:color="auto"/>
              <w:right w:val="single" w:sz="4" w:space="0" w:color="auto"/>
            </w:tcBorders>
            <w:shd w:val="clear" w:color="auto" w:fill="FDFEFE"/>
            <w:hideMark/>
          </w:tcPr>
          <w:p w14:paraId="218687FA" w14:textId="77777777" w:rsidR="004E439D" w:rsidRPr="004E439D" w:rsidRDefault="004E439D" w:rsidP="004E439D">
            <w:pPr>
              <w:spacing w:after="200" w:line="276" w:lineRule="auto"/>
            </w:pPr>
            <w:r w:rsidRPr="004E439D">
              <w:rPr>
                <w:lang w:val="fr-FR"/>
              </w:rPr>
              <w:t>Graphiques PK+PD publication-</w:t>
            </w:r>
            <w:proofErr w:type="spellStart"/>
            <w:r w:rsidRPr="004E439D">
              <w:rPr>
                <w:lang w:val="fr-FR"/>
              </w:rPr>
              <w:t>ready</w:t>
            </w:r>
            <w:proofErr w:type="spellEnd"/>
            <w:r w:rsidRPr="004E439D">
              <w:rPr>
                <w:lang w:val="fr-FR"/>
              </w:rPr>
              <w:t xml:space="preserve"> (ggplot2)</w:t>
            </w:r>
          </w:p>
        </w:tc>
      </w:tr>
      <w:tr w:rsidR="004E439D" w:rsidRPr="00F72638" w14:paraId="7D16C4D1"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EAF2FB"/>
            <w:hideMark/>
          </w:tcPr>
          <w:p w14:paraId="4CFDA917"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6/</w:t>
            </w:r>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3A4CB265" w14:textId="77777777" w:rsidR="004E439D" w:rsidRPr="004E439D" w:rsidRDefault="004E439D" w:rsidP="004E439D">
            <w:pPr>
              <w:spacing w:after="200" w:line="276" w:lineRule="auto"/>
            </w:pPr>
            <w:r w:rsidRPr="004E439D">
              <w:rPr>
                <w:lang w:val="fr-FR"/>
              </w:rPr>
              <w:t>67_plots_pd_poster_</w:t>
            </w:r>
            <w:proofErr w:type="gramStart"/>
            <w:r w:rsidRPr="004E439D">
              <w:rPr>
                <w:lang w:val="fr-FR"/>
              </w:rPr>
              <w:t>nhp.R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EAF2FB"/>
            <w:hideMark/>
          </w:tcPr>
          <w:p w14:paraId="2B649AC5" w14:textId="77777777" w:rsidR="004E439D" w:rsidRPr="004E439D" w:rsidRDefault="004E439D" w:rsidP="004E439D">
            <w:pPr>
              <w:spacing w:after="200" w:line="276" w:lineRule="auto"/>
            </w:pPr>
            <w:r w:rsidRPr="004E439D">
              <w:rPr>
                <w:lang w:val="fr-FR"/>
              </w:rPr>
              <w:t>Visualisation</w:t>
            </w:r>
          </w:p>
        </w:tc>
        <w:tc>
          <w:tcPr>
            <w:tcW w:w="3400" w:type="dxa"/>
            <w:tcBorders>
              <w:top w:val="single" w:sz="4" w:space="0" w:color="auto"/>
              <w:left w:val="single" w:sz="4" w:space="0" w:color="auto"/>
              <w:bottom w:val="single" w:sz="4" w:space="0" w:color="auto"/>
              <w:right w:val="single" w:sz="4" w:space="0" w:color="auto"/>
            </w:tcBorders>
            <w:shd w:val="clear" w:color="auto" w:fill="EAF2FB"/>
            <w:hideMark/>
          </w:tcPr>
          <w:p w14:paraId="4D923562" w14:textId="77777777" w:rsidR="004E439D" w:rsidRPr="004E439D" w:rsidRDefault="004E439D" w:rsidP="004E439D">
            <w:pPr>
              <w:spacing w:after="200" w:line="276" w:lineRule="auto"/>
              <w:rPr>
                <w:lang w:val="fr-FR"/>
              </w:rPr>
            </w:pPr>
            <w:r w:rsidRPr="004E439D">
              <w:rPr>
                <w:lang w:val="fr-FR"/>
              </w:rPr>
              <w:t>Figure poster PD prédit — NHP</w:t>
            </w:r>
          </w:p>
        </w:tc>
      </w:tr>
      <w:tr w:rsidR="004E439D" w:rsidRPr="00F72638" w14:paraId="6D8B7BBA" w14:textId="77777777" w:rsidTr="004E439D">
        <w:tc>
          <w:tcPr>
            <w:tcW w:w="2200" w:type="dxa"/>
            <w:tcBorders>
              <w:top w:val="single" w:sz="4" w:space="0" w:color="auto"/>
              <w:left w:val="single" w:sz="4" w:space="0" w:color="auto"/>
              <w:bottom w:val="single" w:sz="4" w:space="0" w:color="auto"/>
              <w:right w:val="single" w:sz="4" w:space="0" w:color="auto"/>
            </w:tcBorders>
            <w:shd w:val="clear" w:color="auto" w:fill="FDFEFE"/>
            <w:hideMark/>
          </w:tcPr>
          <w:p w14:paraId="6D898C6B" w14:textId="77777777" w:rsidR="004E439D" w:rsidRPr="004E439D" w:rsidRDefault="004E439D" w:rsidP="004E439D">
            <w:pPr>
              <w:spacing w:after="200" w:line="276" w:lineRule="auto"/>
            </w:pPr>
            <w:proofErr w:type="gramStart"/>
            <w:r w:rsidRPr="004E439D">
              <w:rPr>
                <w:lang w:val="fr-FR"/>
              </w:rPr>
              <w:t>etape</w:t>
            </w:r>
            <w:proofErr w:type="gramEnd"/>
            <w:r w:rsidRPr="004E439D">
              <w:rPr>
                <w:lang w:val="fr-FR"/>
              </w:rPr>
              <w:t>6/</w:t>
            </w:r>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50DCE6DF" w14:textId="77777777" w:rsidR="004E439D" w:rsidRPr="004E439D" w:rsidRDefault="004E439D" w:rsidP="004E439D">
            <w:pPr>
              <w:spacing w:after="200" w:line="276" w:lineRule="auto"/>
            </w:pPr>
            <w:r w:rsidRPr="004E439D">
              <w:rPr>
                <w:lang w:val="fr-FR"/>
              </w:rPr>
              <w:t>68_run_fgfr2_</w:t>
            </w:r>
            <w:proofErr w:type="gramStart"/>
            <w:r w:rsidRPr="004E439D">
              <w:rPr>
                <w:lang w:val="fr-FR"/>
              </w:rPr>
              <w:t>nhp.R</w:t>
            </w:r>
            <w:proofErr w:type="gramEnd"/>
          </w:p>
        </w:tc>
        <w:tc>
          <w:tcPr>
            <w:tcW w:w="2400" w:type="dxa"/>
            <w:tcBorders>
              <w:top w:val="single" w:sz="4" w:space="0" w:color="auto"/>
              <w:left w:val="single" w:sz="4" w:space="0" w:color="auto"/>
              <w:bottom w:val="single" w:sz="4" w:space="0" w:color="auto"/>
              <w:right w:val="single" w:sz="4" w:space="0" w:color="auto"/>
            </w:tcBorders>
            <w:shd w:val="clear" w:color="auto" w:fill="FDFEFE"/>
            <w:hideMark/>
          </w:tcPr>
          <w:p w14:paraId="4591D88C" w14:textId="77777777" w:rsidR="004E439D" w:rsidRPr="004E439D" w:rsidRDefault="004E439D" w:rsidP="004E439D">
            <w:pPr>
              <w:spacing w:after="200" w:line="276" w:lineRule="auto"/>
            </w:pPr>
            <w:r w:rsidRPr="004E439D">
              <w:rPr>
                <w:lang w:val="fr-FR"/>
              </w:rPr>
              <w:t xml:space="preserve">Principal </w:t>
            </w:r>
            <w:r w:rsidRPr="004E439D">
              <w:rPr>
                <w:rFonts w:ascii="Segoe UI Symbol" w:hAnsi="Segoe UI Symbol" w:cs="Segoe UI Symbol"/>
                <w:lang w:val="fr-FR"/>
              </w:rPr>
              <w:t>★</w:t>
            </w:r>
          </w:p>
        </w:tc>
        <w:tc>
          <w:tcPr>
            <w:tcW w:w="3400" w:type="dxa"/>
            <w:tcBorders>
              <w:top w:val="single" w:sz="4" w:space="0" w:color="auto"/>
              <w:left w:val="single" w:sz="4" w:space="0" w:color="auto"/>
              <w:bottom w:val="single" w:sz="4" w:space="0" w:color="auto"/>
              <w:right w:val="single" w:sz="4" w:space="0" w:color="auto"/>
            </w:tcBorders>
            <w:shd w:val="clear" w:color="auto" w:fill="FDFEFE"/>
            <w:hideMark/>
          </w:tcPr>
          <w:p w14:paraId="072D3D0B" w14:textId="77777777" w:rsidR="004E439D" w:rsidRPr="004E439D" w:rsidRDefault="004E439D" w:rsidP="004E439D">
            <w:pPr>
              <w:spacing w:after="200" w:line="276" w:lineRule="auto"/>
              <w:rPr>
                <w:lang w:val="fr-FR"/>
              </w:rPr>
            </w:pPr>
            <w:r w:rsidRPr="004E439D">
              <w:rPr>
                <w:lang w:val="fr-FR"/>
              </w:rPr>
              <w:t xml:space="preserve">4 doses (4/13/26/39 mg/kg) — nadirs + grades </w:t>
            </w:r>
            <w:r w:rsidRPr="004E439D">
              <w:rPr>
                <w:lang w:val="fr-FR"/>
              </w:rPr>
              <w:lastRenderedPageBreak/>
              <w:t>NCI-CTCAE</w:t>
            </w:r>
          </w:p>
        </w:tc>
      </w:tr>
    </w:tbl>
    <w:p w14:paraId="5F5F9A1F" w14:textId="77777777" w:rsidR="0056792D" w:rsidRPr="004E439D" w:rsidRDefault="0056792D">
      <w:pPr>
        <w:rPr>
          <w:lang w:val="fr-FR"/>
        </w:rPr>
      </w:pPr>
    </w:p>
    <w:sectPr w:rsidR="0056792D" w:rsidRPr="004E439D" w:rsidSect="00034616">
      <w:footerReference w:type="default" r:id="rId19"/>
      <w:pgSz w:w="12240" w:h="15840"/>
      <w:pgMar w:top="1417" w:right="1417"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UIGNARD Davy" w:date="2026-06-04T17:08:00Z" w:initials="DG">
    <w:p w14:paraId="659912D9" w14:textId="77777777" w:rsidR="004542AC" w:rsidRDefault="004542AC" w:rsidP="004542AC">
      <w:pPr>
        <w:pStyle w:val="CommentText"/>
      </w:pPr>
      <w:r>
        <w:rPr>
          <w:rStyle w:val="CommentReference"/>
        </w:rPr>
        <w:annotationRef/>
      </w:r>
      <w:r>
        <w:rPr>
          <w:lang w:val="fr-FR"/>
        </w:rPr>
        <w:t>En français, je dirais l’inverse: «conjugués anticorps-drogue»</w:t>
      </w:r>
    </w:p>
  </w:comment>
  <w:comment w:id="3" w:author="DEL FRARI Laurence" w:date="2026-06-08T11:08:00Z" w:initials="LD">
    <w:p w14:paraId="4884EA02" w14:textId="77777777" w:rsidR="000B692A" w:rsidRDefault="000B692A" w:rsidP="000B692A">
      <w:pPr>
        <w:pStyle w:val="CommentText"/>
      </w:pPr>
      <w:r>
        <w:rPr>
          <w:rStyle w:val="CommentReference"/>
        </w:rPr>
        <w:annotationRef/>
      </w:r>
      <w:r>
        <w:rPr>
          <w:lang w:val="fr-FR"/>
        </w:rPr>
        <w:t>Tu peux mettre l’abbréviation en anglais entre parenthèses pour qu’on comprenne l’abbréviation</w:t>
      </w:r>
    </w:p>
  </w:comment>
  <w:comment w:id="4" w:author="GUIGNARD Davy" w:date="2026-06-04T17:07:00Z" w:initials="DG">
    <w:p w14:paraId="1B72A21D" w14:textId="221B0A61" w:rsidR="004542AC" w:rsidRDefault="004542AC" w:rsidP="004542AC">
      <w:pPr>
        <w:pStyle w:val="CommentText"/>
      </w:pPr>
      <w:r>
        <w:rPr>
          <w:rStyle w:val="CommentReference"/>
        </w:rPr>
        <w:annotationRef/>
      </w:r>
      <w:r>
        <w:rPr>
          <w:lang w:val="fr-FR"/>
        </w:rPr>
        <w:t>A écrire en entier peut-être</w:t>
      </w:r>
    </w:p>
  </w:comment>
  <w:comment w:id="5" w:author="DEL FRARI Laurence" w:date="2026-06-08T11:10:00Z" w:initials="LD">
    <w:p w14:paraId="17F0EB69" w14:textId="77777777" w:rsidR="0084532C" w:rsidRDefault="00B24E13" w:rsidP="0084532C">
      <w:pPr>
        <w:pStyle w:val="CommentText"/>
      </w:pPr>
      <w:r>
        <w:rPr>
          <w:rStyle w:val="CommentReference"/>
        </w:rPr>
        <w:annotationRef/>
      </w:r>
      <w:r w:rsidR="0084532C">
        <w:rPr>
          <w:lang w:val="fr-FR"/>
        </w:rPr>
        <w:t>En entier et abbreviation entre parenthèses si tu les ré-utilises dans le résumé. Même remarque pour toutes les abbreviations dans le résumé (PK, PD, CTCAE) et pour le résumé en anglais</w:t>
      </w:r>
    </w:p>
  </w:comment>
  <w:comment w:id="31" w:author="DEL FRARI Laurence" w:date="2026-06-08T11:15:00Z" w:initials="LD">
    <w:p w14:paraId="4767844D" w14:textId="77777777" w:rsidR="00544FD4" w:rsidRDefault="00544FD4" w:rsidP="00544FD4">
      <w:pPr>
        <w:pStyle w:val="CommentText"/>
      </w:pPr>
      <w:r>
        <w:rPr>
          <w:rStyle w:val="CommentReference"/>
        </w:rPr>
        <w:annotationRef/>
      </w:r>
      <w:r>
        <w:rPr>
          <w:lang w:val="fr-FR"/>
        </w:rPr>
        <w:t>Pas mentionné dans le résumé en français. Peux tu harmoniser ?</w:t>
      </w:r>
    </w:p>
  </w:comment>
  <w:comment w:id="33" w:author="DEL FRARI Laurence" w:date="2026-06-08T11:17:00Z" w:initials="LD">
    <w:p w14:paraId="3BCF6CD3" w14:textId="77777777" w:rsidR="0075726D" w:rsidRDefault="0075726D" w:rsidP="0075726D">
      <w:pPr>
        <w:pStyle w:val="CommentText"/>
      </w:pPr>
      <w:r>
        <w:rPr>
          <w:rStyle w:val="CommentReference"/>
        </w:rPr>
        <w:annotationRef/>
      </w:r>
      <w:r>
        <w:rPr>
          <w:lang w:val="fr-FR"/>
        </w:rPr>
        <w:t>Est ce correct ?</w:t>
      </w:r>
    </w:p>
  </w:comment>
  <w:comment w:id="62" w:author="GUIGNARD Davy" w:date="2026-06-04T17:26:00Z" w:initials="DG">
    <w:p w14:paraId="5FF35290" w14:textId="18B92593" w:rsidR="00FA60EB" w:rsidRDefault="00FA60EB" w:rsidP="00FA60EB">
      <w:pPr>
        <w:pStyle w:val="CommentText"/>
      </w:pPr>
      <w:r>
        <w:rPr>
          <w:rStyle w:val="CommentReference"/>
        </w:rPr>
        <w:annotationRef/>
      </w:r>
      <w:r>
        <w:rPr>
          <w:lang w:val="fr-FR"/>
        </w:rPr>
        <w:t>Je ne sais pas si c’est le bon mot. L’idée est qu’il faut s’assurer que le produit soit «safe» pour le patient</w:t>
      </w:r>
    </w:p>
  </w:comment>
  <w:comment w:id="73" w:author="DEL FRARI Laurence" w:date="2026-06-08T11:20:00Z" w:initials="LD">
    <w:p w14:paraId="527E2473" w14:textId="77777777" w:rsidR="001C6C6D" w:rsidRDefault="001C6C6D" w:rsidP="001C6C6D">
      <w:pPr>
        <w:pStyle w:val="CommentText"/>
      </w:pPr>
      <w:r>
        <w:rPr>
          <w:rStyle w:val="CommentReference"/>
        </w:rPr>
        <w:annotationRef/>
      </w:r>
      <w:r>
        <w:rPr>
          <w:lang w:val="fr-FR"/>
        </w:rPr>
        <w:t>Je pense que c’est «critère d’arrêt d’augmentation de dose»</w:t>
      </w:r>
    </w:p>
  </w:comment>
  <w:comment w:id="79" w:author="GUIGNARD Davy" w:date="2026-06-04T17:50:00Z" w:initials="DG">
    <w:p w14:paraId="42680B73" w14:textId="2ED3EA2B" w:rsidR="00620EA2" w:rsidRDefault="00620EA2" w:rsidP="00620EA2">
      <w:pPr>
        <w:pStyle w:val="CommentText"/>
      </w:pPr>
      <w:r>
        <w:rPr>
          <w:rStyle w:val="CommentReference"/>
        </w:rPr>
        <w:annotationRef/>
      </w:r>
      <w:r>
        <w:rPr>
          <w:lang w:val="fr-FR"/>
        </w:rPr>
        <w:t>Cette phrase a selon moi plus sa place dans le paragraphe «objectifs du stage»</w:t>
      </w:r>
    </w:p>
  </w:comment>
  <w:comment w:id="83" w:author="GUIGNARD Davy" w:date="2026-06-04T17:28:00Z" w:initials="DG">
    <w:p w14:paraId="2D1525F4" w14:textId="60FC0548" w:rsidR="00507E9A" w:rsidRDefault="00507E9A" w:rsidP="00507E9A">
      <w:pPr>
        <w:pStyle w:val="CommentText"/>
      </w:pPr>
      <w:r>
        <w:rPr>
          <w:rStyle w:val="CommentReference"/>
        </w:rPr>
        <w:annotationRef/>
      </w:r>
      <w:r>
        <w:rPr>
          <w:lang w:val="fr-FR"/>
        </w:rPr>
        <w:t>Liant ?</w:t>
      </w:r>
    </w:p>
  </w:comment>
  <w:comment w:id="84" w:author="DEL FRARI Laurence" w:date="2026-06-08T11:23:00Z" w:initials="LD">
    <w:p w14:paraId="0697789A" w14:textId="77777777" w:rsidR="008C539B" w:rsidRDefault="008C539B" w:rsidP="008C539B">
      <w:pPr>
        <w:pStyle w:val="CommentText"/>
      </w:pPr>
      <w:r>
        <w:rPr>
          <w:rStyle w:val="CommentReference"/>
        </w:rPr>
        <w:annotationRef/>
      </w:r>
      <w:r>
        <w:rPr>
          <w:lang w:val="fr-FR"/>
        </w:rPr>
        <w:t>Lien ?</w:t>
      </w:r>
    </w:p>
  </w:comment>
  <w:comment w:id="85" w:author="DEL FRARI Laurence" w:date="2026-06-08T11:23:00Z" w:initials="LD">
    <w:p w14:paraId="69CB1265" w14:textId="77777777" w:rsidR="008C539B" w:rsidRDefault="008C539B" w:rsidP="008C539B">
      <w:pPr>
        <w:pStyle w:val="CommentText"/>
      </w:pPr>
      <w:r>
        <w:rPr>
          <w:rStyle w:val="CommentReference"/>
        </w:rPr>
        <w:annotationRef/>
      </w:r>
      <w:r>
        <w:rPr>
          <w:lang w:val="fr-FR"/>
        </w:rPr>
        <w:t>Une liaison  chimique ?</w:t>
      </w:r>
    </w:p>
  </w:comment>
  <w:comment w:id="87" w:author="DEL FRARI Laurence" w:date="2026-06-08T11:25:00Z" w:initials="LD">
    <w:p w14:paraId="03B84E9C" w14:textId="77777777" w:rsidR="00C11861" w:rsidRDefault="00C11861" w:rsidP="00C11861">
      <w:pPr>
        <w:pStyle w:val="CommentText"/>
      </w:pPr>
      <w:r>
        <w:rPr>
          <w:rStyle w:val="CommentReference"/>
        </w:rPr>
        <w:annotationRef/>
      </w:r>
      <w:r>
        <w:rPr>
          <w:lang w:val="fr-FR"/>
        </w:rPr>
        <w:t>Je crois que pour les dénominations DCI, on ne met pas d’accent car c’est international 😊</w:t>
      </w:r>
    </w:p>
  </w:comment>
  <w:comment w:id="88" w:author="GUIGNARD Davy" w:date="2026-06-04T17:32:00Z" w:initials="DG">
    <w:p w14:paraId="22EAA021" w14:textId="758E7FB5" w:rsidR="001E596F" w:rsidRDefault="0028287F" w:rsidP="001E596F">
      <w:pPr>
        <w:pStyle w:val="CommentText"/>
      </w:pPr>
      <w:r>
        <w:rPr>
          <w:rStyle w:val="CommentReference"/>
        </w:rPr>
        <w:annotationRef/>
      </w:r>
      <w:r w:rsidR="001E596F">
        <w:rPr>
          <w:lang w:val="fr-FR"/>
        </w:rPr>
        <w:t>Revoir l’ordre des références juste avant de finaliser ton rapport</w:t>
      </w:r>
    </w:p>
  </w:comment>
  <w:comment w:id="92" w:author="GUIGNARD Davy" w:date="2026-06-04T18:10:00Z" w:initials="DG">
    <w:p w14:paraId="70DB6D63" w14:textId="77777777" w:rsidR="00346E66" w:rsidRDefault="00FB7E55" w:rsidP="00346E66">
      <w:pPr>
        <w:pStyle w:val="CommentText"/>
      </w:pPr>
      <w:r>
        <w:rPr>
          <w:rStyle w:val="CommentReference"/>
        </w:rPr>
        <w:annotationRef/>
      </w:r>
      <w:r w:rsidR="00346E66">
        <w:rPr>
          <w:lang w:val="fr-FR"/>
        </w:rPr>
        <w:t xml:space="preserve">C’est simplifié ici et ça me va. Néanmoins, dans la discussion, il faudra ajouter la possibilité d’avoir de l’hématotoxicité on-target, c’est-à-dire due à l’expression de l’antigène sur les cellules hématopoïétiques </w:t>
      </w:r>
    </w:p>
  </w:comment>
  <w:comment w:id="95" w:author="DEL FRARI Laurence" w:date="2026-06-08T12:09:00Z" w:initials="LD">
    <w:p w14:paraId="66304277" w14:textId="77777777" w:rsidR="00B111F6" w:rsidRDefault="00B111F6" w:rsidP="00B111F6">
      <w:pPr>
        <w:pStyle w:val="CommentText"/>
      </w:pPr>
      <w:r>
        <w:rPr>
          <w:rStyle w:val="CommentReference"/>
        </w:rPr>
        <w:annotationRef/>
      </w:r>
      <w:r>
        <w:rPr>
          <w:lang w:val="fr-FR"/>
        </w:rPr>
        <w:t>Il faudrait définir les grades brièvement</w:t>
      </w:r>
    </w:p>
  </w:comment>
  <w:comment w:id="116" w:author="GUIGNARD Davy" w:date="2026-06-04T17:47:00Z" w:initials="DG">
    <w:p w14:paraId="052A6185" w14:textId="1E8557C6" w:rsidR="00901821" w:rsidRDefault="00901821" w:rsidP="00901821">
      <w:pPr>
        <w:pStyle w:val="CommentText"/>
      </w:pPr>
      <w:r>
        <w:rPr>
          <w:rStyle w:val="CommentReference"/>
        </w:rPr>
        <w:annotationRef/>
      </w:r>
      <w:r>
        <w:rPr>
          <w:lang w:val="fr-FR"/>
        </w:rPr>
        <w:t>Reprendre mes suggestions de l’abstract</w:t>
      </w:r>
    </w:p>
  </w:comment>
  <w:comment w:id="119" w:author="PETAIN Aurelie" w:date="2026-06-04T21:29:00Z" w:initials="AP">
    <w:p w14:paraId="5522FB46" w14:textId="77777777" w:rsidR="00BE03D2" w:rsidRDefault="00BE03D2" w:rsidP="00BE03D2">
      <w:pPr>
        <w:pStyle w:val="CommentText"/>
      </w:pPr>
      <w:r>
        <w:rPr>
          <w:rStyle w:val="CommentReference"/>
        </w:rPr>
        <w:annotationRef/>
      </w:r>
      <w:r>
        <w:t>Mais du coup est ce utile de les mentionner ?</w:t>
      </w:r>
    </w:p>
  </w:comment>
  <w:comment w:id="120" w:author="DEL FRARI Laurence" w:date="2026-06-08T11:36:00Z" w:initials="LD">
    <w:p w14:paraId="444B7F5D" w14:textId="77777777" w:rsidR="00682783" w:rsidRDefault="00682783" w:rsidP="00682783">
      <w:pPr>
        <w:pStyle w:val="CommentText"/>
      </w:pPr>
      <w:r>
        <w:rPr>
          <w:rStyle w:val="CommentReference"/>
        </w:rPr>
        <w:annotationRef/>
      </w:r>
      <w:r>
        <w:rPr>
          <w:lang w:val="fr-FR"/>
        </w:rPr>
        <w:t xml:space="preserve">Je dirais oui 😉 pour indiquer qu’elles on été utilisées </w:t>
      </w:r>
    </w:p>
  </w:comment>
  <w:comment w:id="121" w:author="GUIGNARD Davy" w:date="2026-06-04T17:51:00Z" w:initials="DG">
    <w:p w14:paraId="0A259F0C" w14:textId="13B0DEF6" w:rsidR="00934660" w:rsidRDefault="00934660" w:rsidP="00934660">
      <w:pPr>
        <w:pStyle w:val="CommentText"/>
      </w:pPr>
      <w:r>
        <w:rPr>
          <w:rStyle w:val="CommentReference"/>
        </w:rPr>
        <w:annotationRef/>
      </w:r>
      <w:r>
        <w:rPr>
          <w:lang w:val="fr-FR"/>
        </w:rPr>
        <w:t>Par opposition aux humains sains utilisés en 2</w:t>
      </w:r>
      <w:r>
        <w:rPr>
          <w:vertAlign w:val="superscript"/>
          <w:lang w:val="fr-FR"/>
        </w:rPr>
        <w:t>ème</w:t>
      </w:r>
      <w:r>
        <w:rPr>
          <w:lang w:val="fr-FR"/>
        </w:rPr>
        <w:t xml:space="preserve"> étape, ceux-là sont malades</w:t>
      </w:r>
    </w:p>
  </w:comment>
  <w:comment w:id="122" w:author="DEL FRARI Laurence" w:date="2026-06-08T11:38:00Z" w:initials="LD">
    <w:p w14:paraId="01FFF1A7" w14:textId="77777777" w:rsidR="00757F5A" w:rsidRDefault="00757F5A" w:rsidP="00757F5A">
      <w:pPr>
        <w:pStyle w:val="CommentText"/>
      </w:pPr>
      <w:r>
        <w:rPr>
          <w:rStyle w:val="CommentReference"/>
        </w:rPr>
        <w:annotationRef/>
      </w:r>
      <w:r>
        <w:rPr>
          <w:lang w:val="fr-FR"/>
        </w:rPr>
        <w:t>Il n’y a que les données de l’étape 1 qui ont été digitalisées ? Si non, le préciser</w:t>
      </w:r>
    </w:p>
  </w:comment>
  <w:comment w:id="124" w:author="GUIGNARD Davy" w:date="2026-06-04T18:00:00Z" w:initials="DG">
    <w:p w14:paraId="44084619" w14:textId="4DC39AAB" w:rsidR="000D557A" w:rsidRDefault="00CC7B8A" w:rsidP="000D557A">
      <w:pPr>
        <w:pStyle w:val="CommentText"/>
      </w:pPr>
      <w:r>
        <w:rPr>
          <w:rStyle w:val="CommentReference"/>
        </w:rPr>
        <w:annotationRef/>
      </w:r>
      <w:r w:rsidR="000D557A">
        <w:rPr>
          <w:lang w:val="fr-FR"/>
        </w:rPr>
        <w:t>Ça vaudrait le coup d’illustrer avec la figure de l’article présentant les compartiments</w:t>
      </w:r>
    </w:p>
  </w:comment>
  <w:comment w:id="125" w:author="DEL FRARI Laurence" w:date="2026-06-08T11:49:00Z" w:initials="LD">
    <w:p w14:paraId="56F01329" w14:textId="77777777" w:rsidR="00E40EAA" w:rsidRDefault="00E40EAA" w:rsidP="00E40EAA">
      <w:pPr>
        <w:pStyle w:val="CommentText"/>
      </w:pPr>
      <w:r>
        <w:rPr>
          <w:rStyle w:val="CommentReference"/>
        </w:rPr>
        <w:annotationRef/>
      </w:r>
      <w:r>
        <w:rPr>
          <w:lang w:val="fr-FR"/>
        </w:rPr>
        <w:t>Je suis d’accord 😊</w:t>
      </w:r>
    </w:p>
  </w:comment>
  <w:comment w:id="129" w:author="DEL FRARI Laurence" w:date="2026-06-08T11:44:00Z" w:initials="LD">
    <w:p w14:paraId="466F7EB8" w14:textId="3B3D2FF4" w:rsidR="005C5AEE" w:rsidRDefault="006363EB" w:rsidP="005C5AEE">
      <w:pPr>
        <w:pStyle w:val="CommentText"/>
      </w:pPr>
      <w:r>
        <w:rPr>
          <w:rStyle w:val="CommentReference"/>
        </w:rPr>
        <w:annotationRef/>
      </w:r>
      <w:r w:rsidR="005C5AEE">
        <w:rPr>
          <w:lang w:val="fr-FR"/>
        </w:rPr>
        <w:t>Il faut que tu définisses aussi «slope», «damage» et Cin ou dire que c’est expliqué plus loin (preciser la section)</w:t>
      </w:r>
    </w:p>
  </w:comment>
  <w:comment w:id="130" w:author="GUIGNARD Davy" w:date="2026-06-04T18:05:00Z" w:initials="DG">
    <w:p w14:paraId="03783245" w14:textId="07A173F3" w:rsidR="00246B0A" w:rsidRDefault="00246B0A" w:rsidP="00246B0A">
      <w:pPr>
        <w:pStyle w:val="CommentText"/>
      </w:pPr>
      <w:r>
        <w:rPr>
          <w:rStyle w:val="CommentReference"/>
        </w:rPr>
        <w:annotationRef/>
      </w:r>
      <w:r>
        <w:rPr>
          <w:lang w:val="fr-FR"/>
        </w:rPr>
        <w:t>Question naïve: le coefficient de feedback et le même quelque soit le type cellulaire ?</w:t>
      </w:r>
    </w:p>
  </w:comment>
  <w:comment w:id="132" w:author="DEL FRARI Laurence" w:date="2026-06-08T11:47:00Z" w:initials="LD">
    <w:p w14:paraId="59B8DC46" w14:textId="77777777" w:rsidR="00C12789" w:rsidRDefault="00C12789" w:rsidP="00C12789">
      <w:pPr>
        <w:pStyle w:val="CommentText"/>
      </w:pPr>
      <w:r>
        <w:rPr>
          <w:rStyle w:val="CommentReference"/>
        </w:rPr>
        <w:annotationRef/>
      </w:r>
      <w:r>
        <w:rPr>
          <w:lang w:val="fr-FR"/>
        </w:rPr>
        <w:t>Soit il faudrait mettre les equations de Fornari pour savoir à quoi correspond S4 soit le définir soit supprimer ce S4</w:t>
      </w:r>
    </w:p>
  </w:comment>
  <w:comment w:id="136" w:author="GUIGNARD Davy" w:date="2026-06-04T18:14:00Z" w:initials="DG">
    <w:p w14:paraId="1673EDC9" w14:textId="38B26516" w:rsidR="00975FEA" w:rsidRDefault="00975FEA" w:rsidP="00975FEA">
      <w:pPr>
        <w:pStyle w:val="CommentText"/>
      </w:pPr>
      <w:r>
        <w:rPr>
          <w:rStyle w:val="CommentReference"/>
        </w:rPr>
        <w:annotationRef/>
      </w:r>
      <w:r>
        <w:rPr>
          <w:lang w:val="fr-FR"/>
        </w:rPr>
        <w:t>Les paramètres sont propres à chaque payload ?</w:t>
      </w:r>
    </w:p>
  </w:comment>
  <w:comment w:id="141" w:author="GUIGNARD Davy" w:date="2026-06-04T18:18:00Z" w:initials="DG">
    <w:p w14:paraId="58A7B20B" w14:textId="77777777" w:rsidR="005351F8" w:rsidRDefault="005351F8" w:rsidP="005351F8">
      <w:pPr>
        <w:pStyle w:val="CommentText"/>
      </w:pPr>
      <w:r>
        <w:rPr>
          <w:rStyle w:val="CommentReference"/>
        </w:rPr>
        <w:annotationRef/>
      </w:r>
      <w:r>
        <w:rPr>
          <w:lang w:val="fr-FR"/>
        </w:rPr>
        <w:t xml:space="preserve">Ayant pratiqué le Didier Concordet, je vois globalement de quoi tu parles 😉. Mais pas certain que ça le soit pour des non-cinéticiens </w:t>
      </w:r>
    </w:p>
  </w:comment>
  <w:comment w:id="153" w:author="DEL FRARI Laurence" w:date="2026-06-08T11:53:00Z" w:initials="LD">
    <w:p w14:paraId="630EA720" w14:textId="77777777" w:rsidR="00251AC5" w:rsidRDefault="00251AC5" w:rsidP="00251AC5">
      <w:pPr>
        <w:pStyle w:val="CommentText"/>
      </w:pPr>
      <w:r>
        <w:rPr>
          <w:rStyle w:val="CommentReference"/>
        </w:rPr>
        <w:annotationRef/>
      </w:r>
      <w:r>
        <w:rPr>
          <w:lang w:val="fr-FR"/>
        </w:rPr>
        <w:t>Tu n’as pas utilisé le volume de distribution ?</w:t>
      </w:r>
    </w:p>
  </w:comment>
  <w:comment w:id="156" w:author="DEL FRARI Laurence" w:date="2026-06-08T11:55:00Z" w:initials="LD">
    <w:p w14:paraId="7A14DAD0" w14:textId="77777777" w:rsidR="00472C3C" w:rsidRDefault="00472C3C" w:rsidP="00472C3C">
      <w:pPr>
        <w:pStyle w:val="CommentText"/>
      </w:pPr>
      <w:r>
        <w:rPr>
          <w:rStyle w:val="CommentReference"/>
        </w:rPr>
        <w:annotationRef/>
      </w:r>
      <w:r>
        <w:rPr>
          <w:lang w:val="fr-FR"/>
        </w:rPr>
        <w:t>Pour être complètement explicite, il faudrait que tu donnes la relation entre les macro-constantes (A,B, alpha, beta) et CL, Q, V1, V2</w:t>
      </w:r>
    </w:p>
  </w:comment>
  <w:comment w:id="160" w:author="GUIGNARD Davy" w:date="2026-06-08T10:58:00Z" w:initials="DG">
    <w:p w14:paraId="19B49185" w14:textId="657DBA49" w:rsidR="00E862C0" w:rsidRDefault="00E862C0" w:rsidP="00E862C0">
      <w:pPr>
        <w:pStyle w:val="CommentText"/>
      </w:pPr>
      <w:r>
        <w:rPr>
          <w:rStyle w:val="CommentReference"/>
        </w:rPr>
        <w:annotationRef/>
      </w:r>
      <w:r>
        <w:rPr>
          <w:lang w:val="fr-FR"/>
        </w:rPr>
        <w:t>Pour ma gouverne, il s’agit bien de la somme des moindres carrés ?</w:t>
      </w:r>
    </w:p>
  </w:comment>
  <w:comment w:id="162" w:author="GUIGNARD Davy" w:date="2026-06-08T11:07:00Z" w:initials="DG">
    <w:p w14:paraId="487C850E" w14:textId="312F5A52" w:rsidR="00D23C1E" w:rsidRDefault="00D23C1E" w:rsidP="00D23C1E">
      <w:pPr>
        <w:pStyle w:val="CommentText"/>
      </w:pPr>
      <w:r>
        <w:rPr>
          <w:rStyle w:val="CommentReference"/>
        </w:rPr>
        <w:annotationRef/>
      </w:r>
      <w:r>
        <w:rPr>
          <w:lang w:val="fr-FR"/>
        </w:rPr>
        <w:t>Comme le fameux «banana-shape», c’est ça ?</w:t>
      </w:r>
    </w:p>
  </w:comment>
  <w:comment w:id="163" w:author="DEL FRARI Laurence" w:date="2026-06-08T12:00:00Z" w:initials="LD">
    <w:p w14:paraId="5053355F" w14:textId="77777777" w:rsidR="002B629D" w:rsidRDefault="002B629D" w:rsidP="002B629D">
      <w:pPr>
        <w:pStyle w:val="CommentText"/>
      </w:pPr>
      <w:r>
        <w:rPr>
          <w:rStyle w:val="CommentReference"/>
        </w:rPr>
        <w:annotationRef/>
      </w:r>
      <w:r>
        <w:rPr>
          <w:lang w:val="fr-FR"/>
        </w:rPr>
        <w:t>Exactement les GOF comprennent les graphes des observés versus prédits ET les graphes des résidus</w:t>
      </w:r>
    </w:p>
  </w:comment>
  <w:comment w:id="164" w:author="DEL FRARI Laurence" w:date="2026-06-08T12:03:00Z" w:initials="LD">
    <w:p w14:paraId="07B0A434" w14:textId="77777777" w:rsidR="002B56F3" w:rsidRDefault="002B56F3" w:rsidP="002B56F3">
      <w:pPr>
        <w:pStyle w:val="CommentText"/>
      </w:pPr>
      <w:r>
        <w:rPr>
          <w:rStyle w:val="CommentReference"/>
        </w:rPr>
        <w:annotationRef/>
      </w:r>
      <w:r>
        <w:rPr>
          <w:lang w:val="fr-FR"/>
        </w:rPr>
        <w:t>C’est utilisé comme ça dans la publi de Fornari ?car il y a aussi des VPC avec 5th, 50th, 95th prédits pour les 5th, 50th, 95th observés</w:t>
      </w:r>
    </w:p>
  </w:comment>
  <w:comment w:id="167" w:author="GUIGNARD Davy" w:date="2026-06-08T11:30:00Z" w:initials="DG">
    <w:p w14:paraId="04AFAE0A" w14:textId="56040771" w:rsidR="00681E95" w:rsidRDefault="00681E95" w:rsidP="00681E95">
      <w:pPr>
        <w:pStyle w:val="CommentText"/>
      </w:pPr>
      <w:r>
        <w:rPr>
          <w:rStyle w:val="CommentReference"/>
        </w:rPr>
        <w:annotationRef/>
      </w:r>
      <w:r>
        <w:rPr>
          <w:lang w:val="fr-FR"/>
        </w:rPr>
        <w:t>Pourquoi n’y a-t-il pas de valeurs ? Que veux-tu dire par «calibration rat» ? Il n’y a pas de valeurs humaines ?</w:t>
      </w:r>
    </w:p>
  </w:comment>
  <w:comment w:id="168" w:author="DEL FRARI Laurence" w:date="2026-06-08T12:10:00Z" w:initials="LD">
    <w:p w14:paraId="491BCB90" w14:textId="77777777" w:rsidR="00760566" w:rsidRDefault="00760566" w:rsidP="00760566">
      <w:pPr>
        <w:pStyle w:val="CommentText"/>
      </w:pPr>
      <w:r>
        <w:rPr>
          <w:rStyle w:val="CommentReference"/>
        </w:rPr>
        <w:annotationRef/>
      </w:r>
      <w:r>
        <w:rPr>
          <w:lang w:val="fr-FR"/>
        </w:rPr>
        <w:t>Il faudrait que tu définisses le nadir ?</w:t>
      </w:r>
    </w:p>
  </w:comment>
  <w:comment w:id="169" w:author="GUIGNARD Davy" w:date="2026-06-08T11:36:00Z" w:initials="DG">
    <w:p w14:paraId="05958647" w14:textId="69C313AB" w:rsidR="003C40C8" w:rsidRDefault="003C40C8" w:rsidP="003C40C8">
      <w:pPr>
        <w:pStyle w:val="CommentText"/>
      </w:pPr>
      <w:r>
        <w:rPr>
          <w:rStyle w:val="CommentReference"/>
        </w:rPr>
        <w:annotationRef/>
      </w:r>
      <w:r>
        <w:rPr>
          <w:lang w:val="fr-FR"/>
        </w:rPr>
        <w:t>Même si ton jury est plutôt matheux, il faudrait peut-être définir très rapidement à quoi correspondent les grades (le plus simplement possible en une phrase)</w:t>
      </w:r>
    </w:p>
  </w:comment>
  <w:comment w:id="170" w:author="DEL FRARI Laurence" w:date="2026-06-08T12:08:00Z" w:initials="LD">
    <w:p w14:paraId="48ABA426" w14:textId="77777777" w:rsidR="00B111F6" w:rsidRDefault="00B111F6" w:rsidP="00B111F6">
      <w:pPr>
        <w:pStyle w:val="CommentText"/>
      </w:pPr>
      <w:r>
        <w:rPr>
          <w:rStyle w:val="CommentReference"/>
        </w:rPr>
        <w:annotationRef/>
      </w:r>
      <w:r>
        <w:rPr>
          <w:lang w:val="fr-FR"/>
        </w:rPr>
        <w:t>Je suis d’accord, tu pourrais le faire au début dès que tu parles de grade (dans l’intro)</w:t>
      </w:r>
    </w:p>
  </w:comment>
  <w:comment w:id="174" w:author="PETAIN Aurelie" w:date="2026-06-05T11:09:00Z" w:initials="AP">
    <w:p w14:paraId="796D6527" w14:textId="29BED418" w:rsidR="005A588C" w:rsidRDefault="005A588C" w:rsidP="005A588C">
      <w:pPr>
        <w:pStyle w:val="CommentText"/>
      </w:pPr>
      <w:r>
        <w:rPr>
          <w:rStyle w:val="CommentReference"/>
        </w:rPr>
        <w:annotationRef/>
      </w:r>
      <w:r>
        <w:t>Cite les parce que ça rend difficile à lire à ce stade</w:t>
      </w:r>
    </w:p>
  </w:comment>
  <w:comment w:id="175" w:author="DEL FRARI Laurence" w:date="2026-06-08T12:12:00Z" w:initials="LD">
    <w:p w14:paraId="2F57DC46" w14:textId="77777777" w:rsidR="00E66FB8" w:rsidRDefault="00E66FB8" w:rsidP="00E66FB8">
      <w:pPr>
        <w:pStyle w:val="CommentText"/>
      </w:pPr>
      <w:r>
        <w:rPr>
          <w:rStyle w:val="CommentReference"/>
        </w:rPr>
        <w:annotationRef/>
      </w:r>
      <w:r>
        <w:rPr>
          <w:lang w:val="fr-FR"/>
        </w:rPr>
        <w:t>À traduire en français ou donner la definition</w:t>
      </w:r>
    </w:p>
  </w:comment>
  <w:comment w:id="177" w:author="PETAIN Aurelie" w:date="2026-06-05T11:11:00Z" w:initials="AP">
    <w:p w14:paraId="5AA5538C" w14:textId="67FE5A0E" w:rsidR="00245190" w:rsidRDefault="00245190" w:rsidP="00245190">
      <w:pPr>
        <w:pStyle w:val="CommentText"/>
      </w:pPr>
      <w:r>
        <w:rPr>
          <w:rStyle w:val="CommentReference"/>
        </w:rPr>
        <w:annotationRef/>
      </w:r>
      <w:r>
        <w:t>Idem c’est difficile à lire sans avoir le graph sous les yeux. Je mettrais juste qu’on fait une visulation graphique de l’adequation de la prediction et garderait la description du graphique avec le grphe dans les resultats</w:t>
      </w:r>
    </w:p>
  </w:comment>
  <w:comment w:id="179" w:author="DEL FRARI Laurence" w:date="2026-06-08T12:14:00Z" w:initials="LD">
    <w:p w14:paraId="6FC4809D" w14:textId="77777777" w:rsidR="00976F16" w:rsidRDefault="00976F16" w:rsidP="00976F16">
      <w:pPr>
        <w:pStyle w:val="CommentText"/>
      </w:pPr>
      <w:r>
        <w:rPr>
          <w:rStyle w:val="CommentReference"/>
        </w:rPr>
        <w:annotationRef/>
      </w:r>
      <w:r>
        <w:rPr>
          <w:lang w:val="fr-FR"/>
        </w:rPr>
        <w:t>Pourquoi ? As tu une reference pour le documenter ?</w:t>
      </w:r>
    </w:p>
  </w:comment>
  <w:comment w:id="181" w:author="GUIGNARD Davy" w:date="2026-06-08T11:56:00Z" w:initials="DG">
    <w:p w14:paraId="221BF6E1" w14:textId="738FEAC9" w:rsidR="00A56533" w:rsidRDefault="00A56533" w:rsidP="00A56533">
      <w:pPr>
        <w:pStyle w:val="CommentText"/>
      </w:pPr>
      <w:r>
        <w:rPr>
          <w:rStyle w:val="CommentReference"/>
        </w:rPr>
        <w:annotationRef/>
      </w:r>
      <w:r>
        <w:rPr>
          <w:lang w:val="fr-FR"/>
        </w:rPr>
        <w:t>Je me demande si ce paragraphe n’arrive pas un peu tard</w:t>
      </w:r>
    </w:p>
  </w:comment>
  <w:comment w:id="182" w:author="DEL FRARI Laurence" w:date="2026-06-08T12:16:00Z" w:initials="LD">
    <w:p w14:paraId="3EAF2C9C" w14:textId="77777777" w:rsidR="00077B0D" w:rsidRDefault="00077B0D" w:rsidP="00077B0D">
      <w:pPr>
        <w:pStyle w:val="CommentText"/>
      </w:pPr>
      <w:r>
        <w:rPr>
          <w:rStyle w:val="CommentReference"/>
        </w:rPr>
        <w:annotationRef/>
      </w:r>
      <w:r>
        <w:rPr>
          <w:lang w:val="fr-FR"/>
        </w:rPr>
        <w:t>D’accord, à mettre au début</w:t>
      </w:r>
    </w:p>
  </w:comment>
  <w:comment w:id="193" w:author="GUIGNARD Davy" w:date="2026-06-08T12:10:00Z" w:initials="DG">
    <w:p w14:paraId="280DDAE8" w14:textId="0F652F1D" w:rsidR="00DE18BB" w:rsidRDefault="00DE18BB" w:rsidP="00DE18BB">
      <w:pPr>
        <w:pStyle w:val="CommentText"/>
      </w:pPr>
      <w:r>
        <w:rPr>
          <w:rStyle w:val="CommentReference"/>
        </w:rPr>
        <w:annotationRef/>
      </w:r>
      <w:r>
        <w:rPr>
          <w:lang w:val="fr-FR"/>
        </w:rPr>
        <w:t>On utilise régulièrement le terme «all grades» mais ici, je mettrais peut-être Grade 1 à 4</w:t>
      </w:r>
    </w:p>
  </w:comment>
  <w:comment w:id="205" w:author="GUIGNARD Davy" w:date="2026-06-08T13:25:00Z" w:initials="DG">
    <w:p w14:paraId="0E2245EA" w14:textId="77777777" w:rsidR="00373A61" w:rsidRDefault="00373A61" w:rsidP="00373A61">
      <w:pPr>
        <w:pStyle w:val="CommentText"/>
      </w:pPr>
      <w:r>
        <w:rPr>
          <w:rStyle w:val="CommentReference"/>
        </w:rPr>
        <w:annotationRef/>
      </w:r>
      <w:r>
        <w:rPr>
          <w:lang w:val="fr-FR"/>
        </w:rPr>
        <w:t>Enlève la colonne. Précise dans ton texte «</w:t>
      </w:r>
      <w:r>
        <w:t>Les valeurs biologiques utilisées sont issues de la littérature (référence à Fornari et al.)</w:t>
      </w:r>
    </w:p>
  </w:comment>
  <w:comment w:id="209" w:author="PETAIN Aurelie" w:date="2026-06-05T11:44:00Z" w:initials="AP">
    <w:p w14:paraId="602DC415" w14:textId="528BB912" w:rsidR="001D164D" w:rsidRDefault="001D164D" w:rsidP="001D164D">
      <w:pPr>
        <w:pStyle w:val="CommentText"/>
      </w:pPr>
      <w:r>
        <w:rPr>
          <w:rStyle w:val="CommentReference"/>
        </w:rPr>
        <w:annotationRef/>
      </w:r>
      <w:r>
        <w:t>Il faut ajouter un revoi vers la figure 1</w:t>
      </w:r>
    </w:p>
  </w:comment>
  <w:comment w:id="210" w:author="GUIGNARD Davy" w:date="2026-06-08T13:49:00Z" w:initials="DG">
    <w:p w14:paraId="6E632583" w14:textId="77777777" w:rsidR="00F2538D" w:rsidRDefault="00F2538D" w:rsidP="00F2538D">
      <w:pPr>
        <w:pStyle w:val="CommentText"/>
      </w:pPr>
      <w:r>
        <w:rPr>
          <w:rStyle w:val="CommentReference"/>
        </w:rPr>
        <w:annotationRef/>
      </w:r>
      <w:r>
        <w:rPr>
          <w:lang w:val="fr-FR"/>
        </w:rPr>
        <w:t>Si possible, je remonterais même la Figure 1 sous ce paragraphe</w:t>
      </w:r>
    </w:p>
  </w:comment>
  <w:comment w:id="211" w:author="GUIGNARD Davy" w:date="2026-06-08T13:28:00Z" w:initials="DG">
    <w:p w14:paraId="4CE63E3E" w14:textId="65B91A48" w:rsidR="000E7DFD" w:rsidRDefault="00B27D9A" w:rsidP="000E7DFD">
      <w:pPr>
        <w:pStyle w:val="CommentText"/>
      </w:pPr>
      <w:r>
        <w:rPr>
          <w:rStyle w:val="CommentReference"/>
        </w:rPr>
        <w:annotationRef/>
      </w:r>
      <w:r w:rsidR="000E7DFD">
        <w:rPr>
          <w:lang w:val="fr-FR"/>
        </w:rPr>
        <w:t>Précise la dose, la voie et la fréquence d’administration</w:t>
      </w:r>
    </w:p>
  </w:comment>
  <w:comment w:id="213" w:author="GUIGNARD Davy" w:date="2026-06-08T13:35:00Z" w:initials="DG">
    <w:p w14:paraId="46823191" w14:textId="37187C7C" w:rsidR="001B5E78" w:rsidRDefault="001B5E78" w:rsidP="001B5E78">
      <w:pPr>
        <w:pStyle w:val="CommentText"/>
      </w:pPr>
      <w:r>
        <w:rPr>
          <w:rStyle w:val="CommentReference"/>
        </w:rPr>
        <w:annotationRef/>
      </w:r>
      <w:r>
        <w:rPr>
          <w:lang w:val="fr-FR"/>
        </w:rPr>
        <w:t>Au regard de la figure 1, j’ai l’impression que l nadir des réticulocytes est plus tôt. Par ailleurs, pour la lignée rouge, pourquoi ne pas décrire également les globules rouges qui diminuent de façon continue (pas de remontée) ?</w:t>
      </w:r>
    </w:p>
  </w:comment>
  <w:comment w:id="212" w:author="GUIGNARD Davy" w:date="2026-06-08T13:33:00Z" w:initials="DG">
    <w:p w14:paraId="6AB67F50" w14:textId="5421249A" w:rsidR="001545B0" w:rsidRDefault="001545B0" w:rsidP="001545B0">
      <w:pPr>
        <w:pStyle w:val="CommentText"/>
      </w:pPr>
      <w:r>
        <w:rPr>
          <w:rStyle w:val="CommentReference"/>
        </w:rPr>
        <w:annotationRef/>
      </w:r>
      <w:r>
        <w:rPr>
          <w:lang w:val="fr-FR"/>
        </w:rPr>
        <w:t>Je ne comprends pas les nadirs et le retour à la ligne de base pour les neutrophiles. Ils baissent de façon continue</w:t>
      </w:r>
    </w:p>
  </w:comment>
  <w:comment w:id="214" w:author="GUIGNARD Davy" w:date="2026-06-08T13:47:00Z" w:initials="DG">
    <w:p w14:paraId="5439D358" w14:textId="77777777" w:rsidR="00CE64D3" w:rsidRDefault="00EC251B" w:rsidP="00CE64D3">
      <w:pPr>
        <w:pStyle w:val="CommentText"/>
      </w:pPr>
      <w:r>
        <w:rPr>
          <w:rStyle w:val="CommentReference"/>
        </w:rPr>
        <w:annotationRef/>
      </w:r>
      <w:r w:rsidR="00CE64D3">
        <w:rPr>
          <w:lang w:val="fr-FR"/>
        </w:rPr>
        <w:t>Cette partie de phrase me gêne un peu. Si je comprends bien, l’observation de tes résidus ne valide pas véritablement la bonne implémentation de ton code par rapport au code de Fornari. J’imagine que tu as essayé de voir si ça fitait visuellement entre les tes courbes et celles de Fornari.</w:t>
      </w:r>
    </w:p>
  </w:comment>
  <w:comment w:id="215" w:author="GUIGNARD Davy" w:date="2026-06-08T13:50:00Z" w:initials="DG">
    <w:p w14:paraId="4124CB5F" w14:textId="77777777" w:rsidR="00014398" w:rsidRDefault="00014398" w:rsidP="00014398">
      <w:pPr>
        <w:pStyle w:val="CommentText"/>
      </w:pPr>
      <w:r>
        <w:rPr>
          <w:rStyle w:val="CommentReference"/>
        </w:rPr>
        <w:annotationRef/>
      </w:r>
      <w:r>
        <w:rPr>
          <w:lang w:val="fr-FR"/>
        </w:rPr>
        <w:t>Même commenatire</w:t>
      </w:r>
    </w:p>
  </w:comment>
  <w:comment w:id="218" w:author="PETAIN Aurelie" w:date="2026-06-05T12:04:00Z" w:initials="AP">
    <w:p w14:paraId="0E3FF1D7" w14:textId="10974CA9" w:rsidR="004A5855" w:rsidRDefault="004A5855" w:rsidP="004A5855">
      <w:pPr>
        <w:pStyle w:val="CommentText"/>
      </w:pPr>
      <w:r>
        <w:rPr>
          <w:rStyle w:val="CommentReference"/>
        </w:rPr>
        <w:annotationRef/>
      </w:r>
      <w:r>
        <w:t>Bizarre : y a pas une erreur ?</w:t>
      </w:r>
    </w:p>
  </w:comment>
  <w:comment w:id="219" w:author="GUIGNARD Davy" w:date="2026-06-08T13:53:00Z" w:initials="DG">
    <w:p w14:paraId="50EFA1FD" w14:textId="77777777" w:rsidR="00EB3057" w:rsidRDefault="00EB3057" w:rsidP="00EB3057">
      <w:pPr>
        <w:pStyle w:val="CommentText"/>
      </w:pPr>
      <w:r>
        <w:rPr>
          <w:rStyle w:val="CommentReference"/>
        </w:rPr>
        <w:annotationRef/>
      </w:r>
      <w:r>
        <w:rPr>
          <w:lang w:val="fr-FR"/>
        </w:rPr>
        <w:t>Dans le graphe des RBC, il y a une donnée observée à t=0 correspondant à 10^3. Est-ce une vraie valeur ? Un artefact ? Cela peut expliquer ce biais max de 713 %</w:t>
      </w:r>
    </w:p>
  </w:comment>
  <w:comment w:id="221" w:author="DEL FRARI Laurence" w:date="2026-06-08T14:41:00Z" w:initials="LD">
    <w:p w14:paraId="4ACE7AA3" w14:textId="77777777" w:rsidR="00182194" w:rsidRDefault="00182194" w:rsidP="00182194">
      <w:pPr>
        <w:pStyle w:val="CommentText"/>
      </w:pPr>
      <w:r>
        <w:rPr>
          <w:rStyle w:val="CommentReference"/>
        </w:rPr>
        <w:annotationRef/>
      </w:r>
      <w:r>
        <w:rPr>
          <w:lang w:val="fr-FR"/>
        </w:rPr>
        <w:t>Echelle log-linéaire et non pas log ?</w:t>
      </w:r>
    </w:p>
  </w:comment>
  <w:comment w:id="222" w:author="GUIGNARD Davy" w:date="2026-06-08T13:31:00Z" w:initials="DG">
    <w:p w14:paraId="20EEB8B8" w14:textId="778461AF" w:rsidR="00237C69" w:rsidRDefault="00237C69" w:rsidP="00237C69">
      <w:pPr>
        <w:pStyle w:val="CommentText"/>
      </w:pPr>
      <w:r>
        <w:rPr>
          <w:rStyle w:val="CommentReference"/>
        </w:rPr>
        <w:annotationRef/>
      </w:r>
      <w:r>
        <w:rPr>
          <w:lang w:val="fr-FR"/>
        </w:rPr>
        <w:t>Dans ton titre de Figure, précise la dose et la voie d’administration</w:t>
      </w:r>
    </w:p>
  </w:comment>
  <w:comment w:id="223" w:author="GUIGNARD Davy" w:date="2026-06-08T13:30:00Z" w:initials="DG">
    <w:p w14:paraId="7B7EF03E" w14:textId="0ACF11D7" w:rsidR="00237C69" w:rsidRDefault="00237C69" w:rsidP="00237C69">
      <w:pPr>
        <w:pStyle w:val="CommentText"/>
      </w:pPr>
      <w:r>
        <w:rPr>
          <w:rStyle w:val="CommentReference"/>
        </w:rPr>
        <w:annotationRef/>
      </w:r>
      <w:r>
        <w:rPr>
          <w:lang w:val="fr-FR"/>
        </w:rPr>
        <w:t>Nom des types cellulaires en anglais. Est-ce gênant ?</w:t>
      </w:r>
    </w:p>
  </w:comment>
  <w:comment w:id="224" w:author="GUIGNARD Davy" w:date="2026-06-08T13:30:00Z" w:initials="DG">
    <w:p w14:paraId="7170FD2C" w14:textId="77777777" w:rsidR="00440F51" w:rsidRDefault="00237C69" w:rsidP="00440F51">
      <w:pPr>
        <w:pStyle w:val="CommentText"/>
      </w:pPr>
      <w:r>
        <w:rPr>
          <w:rStyle w:val="CommentReference"/>
        </w:rPr>
        <w:annotationRef/>
      </w:r>
      <w:r w:rsidR="00440F51">
        <w:rPr>
          <w:lang w:val="fr-FR"/>
        </w:rPr>
        <w:t xml:space="preserve">Retire le titre Figure 3 -Simulation vs donnée Fornari </w:t>
      </w:r>
    </w:p>
  </w:comment>
  <w:comment w:id="227" w:author="GUIGNARD Davy" w:date="2026-06-08T14:01:00Z" w:initials="DG">
    <w:p w14:paraId="6D8EA6E4" w14:textId="77777777" w:rsidR="00F743FD" w:rsidRDefault="00F743FD" w:rsidP="00F743FD">
      <w:pPr>
        <w:pStyle w:val="CommentText"/>
      </w:pPr>
      <w:r>
        <w:rPr>
          <w:rStyle w:val="CommentReference"/>
        </w:rPr>
        <w:annotationRef/>
      </w:r>
      <w:r>
        <w:rPr>
          <w:lang w:val="fr-FR"/>
        </w:rPr>
        <w:t>J’ai un doute Omar. Pour le carboplatine, tu n’avais pas fait la transposition à l’homme et vérifié que tes prédictions collaient aux incidences pour chaque grade ? Si tel est le cas, je pense que ça vaudrait le coup de le mentionner. C’était un «garde-fou» pour éviter le grand saut entre étape 1 (carboplatine petite molécule, rat) et étape 2 (T-Dxd grosse molécule, homme)</w:t>
      </w:r>
    </w:p>
  </w:comment>
  <w:comment w:id="230" w:author="GUIGNARD Davy" w:date="2026-06-08T14:28:00Z" w:initials="DG">
    <w:p w14:paraId="0B8A9F91" w14:textId="77777777" w:rsidR="005A183C" w:rsidRDefault="005A183C" w:rsidP="005A183C">
      <w:pPr>
        <w:pStyle w:val="CommentText"/>
      </w:pPr>
      <w:r>
        <w:rPr>
          <w:rStyle w:val="CommentReference"/>
        </w:rPr>
        <w:annotationRef/>
      </w:r>
      <w:r>
        <w:rPr>
          <w:lang w:val="fr-FR"/>
        </w:rPr>
        <w:t>Je te propose de grouper tous les éléments pharmacodynamie ensemble, puis d’aborder la PK ensuite</w:t>
      </w:r>
    </w:p>
  </w:comment>
  <w:comment w:id="235" w:author="DEL FRARI Laurence" w:date="2026-06-08T16:49:00Z" w:initials="LD">
    <w:p w14:paraId="6A0180A8" w14:textId="77777777" w:rsidR="00504FEE" w:rsidRDefault="00EF1A73" w:rsidP="00504FEE">
      <w:pPr>
        <w:pStyle w:val="CommentText"/>
      </w:pPr>
      <w:r>
        <w:rPr>
          <w:rStyle w:val="CommentReference"/>
        </w:rPr>
        <w:annotationRef/>
      </w:r>
      <w:r w:rsidR="00504FEE">
        <w:rPr>
          <w:lang w:val="fr-FR"/>
        </w:rPr>
        <w:t>Je ne vois pas où tu as fait la tranalation rat -&gt; homme pour ces paramètres. Pourrais tu le préciser ? Ou tu as pris les mêmes slopes pour rat et humain ? Ce qui serait logique, voir mon commentaire dans la discussion. En tout cas il faudrait préciser</w:t>
      </w:r>
    </w:p>
  </w:comment>
  <w:comment w:id="281" w:author="GUIGNARD Davy" w:date="2026-06-08T14:19:00Z" w:initials="DG">
    <w:p w14:paraId="2F6FE5B3" w14:textId="60F43D48" w:rsidR="00CC04DC" w:rsidRDefault="00313EB8" w:rsidP="00CC04DC">
      <w:pPr>
        <w:pStyle w:val="CommentText"/>
      </w:pPr>
      <w:r>
        <w:rPr>
          <w:rStyle w:val="CommentReference"/>
        </w:rPr>
        <w:annotationRef/>
      </w:r>
      <w:r w:rsidR="00CC04DC">
        <w:rPr>
          <w:lang w:val="fr-FR"/>
        </w:rPr>
        <w:t>C’est à dire ? De ma compréhension, le paramètre «slope» dépend du mode d’action de la molécule. Quelles données as-tu utilisées ?</w:t>
      </w:r>
    </w:p>
  </w:comment>
  <w:comment w:id="282" w:author="DEL FRARI Laurence" w:date="2026-06-08T14:44:00Z" w:initials="LD">
    <w:p w14:paraId="32419E12" w14:textId="77777777" w:rsidR="00BD2A7D" w:rsidRDefault="00BD2A7D" w:rsidP="00BD2A7D">
      <w:pPr>
        <w:pStyle w:val="CommentText"/>
      </w:pPr>
      <w:r>
        <w:rPr>
          <w:rStyle w:val="CommentReference"/>
        </w:rPr>
        <w:annotationRef/>
      </w:r>
      <w:r>
        <w:rPr>
          <w:lang w:val="fr-FR"/>
        </w:rPr>
        <w:t>Même question</w:t>
      </w:r>
    </w:p>
  </w:comment>
  <w:comment w:id="283" w:author="DEL FRARI Laurence" w:date="2026-06-08T14:51:00Z" w:initials="LD">
    <w:p w14:paraId="1D41B405" w14:textId="77777777" w:rsidR="005B42D9" w:rsidRDefault="005B42D9" w:rsidP="005B42D9">
      <w:pPr>
        <w:pStyle w:val="CommentText"/>
      </w:pPr>
      <w:r>
        <w:rPr>
          <w:rStyle w:val="CommentReference"/>
        </w:rPr>
        <w:annotationRef/>
      </w:r>
      <w:r>
        <w:rPr>
          <w:lang w:val="fr-FR"/>
        </w:rPr>
        <w:t>Est ce que tu as pu comparer tes courbes simulés de rat avec des données de la littérature ?</w:t>
      </w:r>
    </w:p>
  </w:comment>
  <w:comment w:id="284" w:author="DEL FRARI Laurence" w:date="2026-06-08T14:53:00Z" w:initials="LD">
    <w:p w14:paraId="5F3F5C5C" w14:textId="77777777" w:rsidR="00EB1102" w:rsidRDefault="00EB1102" w:rsidP="00EB1102">
      <w:pPr>
        <w:pStyle w:val="CommentText"/>
      </w:pPr>
      <w:r>
        <w:rPr>
          <w:rStyle w:val="CommentReference"/>
        </w:rPr>
        <w:annotationRef/>
      </w:r>
      <w:r>
        <w:rPr>
          <w:lang w:val="fr-FR"/>
        </w:rPr>
        <w:t>On ne comprend pas bien pourquoi tu es passé par la cinétique rat du T-Dxd</w:t>
      </w:r>
    </w:p>
  </w:comment>
  <w:comment w:id="406" w:author="DEL FRARI Laurence" w:date="2026-06-08T16:50:00Z" w:initials="LD">
    <w:p w14:paraId="5BE45DDB" w14:textId="77777777" w:rsidR="00B1321D" w:rsidRDefault="00B1321D" w:rsidP="00B1321D">
      <w:pPr>
        <w:pStyle w:val="CommentText"/>
      </w:pPr>
      <w:r>
        <w:rPr>
          <w:rStyle w:val="CommentReference"/>
        </w:rPr>
        <w:annotationRef/>
      </w:r>
      <w:r>
        <w:rPr>
          <w:lang w:val="fr-FR"/>
        </w:rPr>
        <w:t>Ici on devrait voir les valeurs des slopes chez l’homme, non ?</w:t>
      </w:r>
    </w:p>
  </w:comment>
  <w:comment w:id="405" w:author="GUIGNARD Davy" w:date="2026-06-08T14:36:00Z" w:initials="DG">
    <w:p w14:paraId="5D0183D4" w14:textId="54BD5ECF" w:rsidR="00D238C1" w:rsidRDefault="00894422" w:rsidP="00D238C1">
      <w:pPr>
        <w:pStyle w:val="CommentText"/>
      </w:pPr>
      <w:r>
        <w:rPr>
          <w:rStyle w:val="CommentReference"/>
        </w:rPr>
        <w:annotationRef/>
      </w:r>
      <w:r w:rsidR="00D238C1">
        <w:rPr>
          <w:lang w:val="fr-FR"/>
        </w:rPr>
        <w:t xml:space="preserve">Finalement, dans ton rapport, tu ne présentes pas les résultats rat T-DXd. Donc selon moi, il est inutile de présenter le paragraphe «modèle préclinique du «T-DXd rat». Un avis ? </w:t>
      </w:r>
    </w:p>
  </w:comment>
  <w:comment w:id="407" w:author="DEL FRARI Laurence" w:date="2026-06-08T14:47:00Z" w:initials="LD">
    <w:p w14:paraId="5D9758DE" w14:textId="77777777" w:rsidR="00997F63" w:rsidRDefault="00997F63" w:rsidP="00997F63">
      <w:pPr>
        <w:pStyle w:val="CommentText"/>
      </w:pPr>
      <w:r>
        <w:rPr>
          <w:rStyle w:val="CommentReference"/>
        </w:rPr>
        <w:annotationRef/>
      </w:r>
      <w:r>
        <w:rPr>
          <w:lang w:val="fr-FR"/>
        </w:rPr>
        <w:t>Le mieux serait de citer le tableau où tu as donné ces valeurs car le plus important, ce sont les valeurs de variabilité</w:t>
      </w:r>
    </w:p>
  </w:comment>
  <w:comment w:id="409" w:author="PETAIN Aurelie" w:date="2026-06-06T21:13:00Z" w:initials="AP">
    <w:p w14:paraId="199295AB" w14:textId="3A1CE405" w:rsidR="0025379C" w:rsidRDefault="0025379C" w:rsidP="0025379C">
      <w:pPr>
        <w:pStyle w:val="CommentText"/>
      </w:pPr>
      <w:r>
        <w:rPr>
          <w:rStyle w:val="CommentReference"/>
        </w:rPr>
        <w:annotationRef/>
      </w:r>
      <w:r>
        <w:t>C’est plutôt du materiel et méthodes ça : la description de tes données dispo : pour les données humaines TDxd c’est des grades</w:t>
      </w:r>
    </w:p>
  </w:comment>
  <w:comment w:id="410" w:author="PETAIN Aurelie" w:date="2026-06-06T21:19:00Z" w:initials="AP">
    <w:p w14:paraId="555E644D" w14:textId="77777777" w:rsidR="00AA52EC" w:rsidRDefault="00AA52EC" w:rsidP="00AA52EC">
      <w:pPr>
        <w:pStyle w:val="CommentText"/>
      </w:pPr>
      <w:r>
        <w:rPr>
          <w:rStyle w:val="CommentReference"/>
        </w:rPr>
        <w:annotationRef/>
      </w:r>
      <w:r>
        <w:t>Ça montre d’abord les résultats de tes simulations. Et certains pourcentages sont comparés aux données BLA.</w:t>
      </w:r>
    </w:p>
  </w:comment>
  <w:comment w:id="413" w:author="GUIGNARD Davy" w:date="2026-06-08T15:00:00Z" w:initials="DG">
    <w:p w14:paraId="3DE0D498" w14:textId="77777777" w:rsidR="00690716" w:rsidRDefault="00690716" w:rsidP="00690716">
      <w:pPr>
        <w:pStyle w:val="CommentText"/>
      </w:pPr>
      <w:r>
        <w:rPr>
          <w:rStyle w:val="CommentReference"/>
        </w:rPr>
        <w:annotationRef/>
      </w:r>
      <w:r>
        <w:rPr>
          <w:lang w:val="fr-FR"/>
        </w:rPr>
        <w:t>Selon moi, pas besoin du tableau. Tout est dans la figure 2</w:t>
      </w:r>
    </w:p>
  </w:comment>
  <w:comment w:id="414" w:author="PETAIN Aurelie" w:date="2026-06-06T21:21:00Z" w:initials="AP">
    <w:p w14:paraId="54E06352" w14:textId="5593C5E1" w:rsidR="001B78CA" w:rsidRDefault="001B78CA" w:rsidP="001B78CA">
      <w:pPr>
        <w:pStyle w:val="CommentText"/>
      </w:pPr>
      <w:r>
        <w:rPr>
          <w:rStyle w:val="CommentReference"/>
        </w:rPr>
        <w:annotationRef/>
      </w:r>
      <w:r>
        <w:t>Je pinaille mais c’est pas l’un en fonction de l’autre. C’est la distribution des grades simulées et la comparaison avec les données FDA</w:t>
      </w:r>
    </w:p>
  </w:comment>
  <w:comment w:id="511" w:author="PETAIN Aurelie" w:date="2026-06-06T21:28:00Z" w:initials="AP">
    <w:p w14:paraId="1EC2862A" w14:textId="77777777" w:rsidR="00C4368E" w:rsidRDefault="00C4368E" w:rsidP="00C4368E">
      <w:pPr>
        <w:pStyle w:val="CommentText"/>
      </w:pPr>
      <w:r>
        <w:rPr>
          <w:rStyle w:val="CommentReference"/>
        </w:rPr>
        <w:annotationRef/>
      </w:r>
      <w:r>
        <w:t>Si données confidentielles il faut faire signer des accords de confidentialité à tous tes membres de jury .. Est-ce que cela vaut le coup ?</w:t>
      </w:r>
    </w:p>
  </w:comment>
  <w:comment w:id="512" w:author="DEL FRARI Laurence" w:date="2026-06-08T15:42:00Z" w:initials="LD">
    <w:p w14:paraId="7D19D9C0" w14:textId="77777777" w:rsidR="00B15B7F" w:rsidRDefault="00B15B7F" w:rsidP="00B15B7F">
      <w:pPr>
        <w:pStyle w:val="CommentText"/>
      </w:pPr>
      <w:r>
        <w:rPr>
          <w:rStyle w:val="CommentReference"/>
        </w:rPr>
        <w:annotationRef/>
      </w:r>
      <w:r>
        <w:rPr>
          <w:lang w:val="fr-FR"/>
        </w:rPr>
        <w:t>Je dirais non</w:t>
      </w:r>
    </w:p>
  </w:comment>
  <w:comment w:id="514" w:author="GUIGNARD Davy" w:date="2026-06-08T15:26:00Z" w:initials="DG">
    <w:p w14:paraId="005EB7FC" w14:textId="2B71B4FE" w:rsidR="00E93524" w:rsidRDefault="00E93524" w:rsidP="00E93524">
      <w:pPr>
        <w:pStyle w:val="CommentText"/>
      </w:pPr>
      <w:r>
        <w:rPr>
          <w:rStyle w:val="CommentReference"/>
        </w:rPr>
        <w:annotationRef/>
      </w:r>
      <w:r>
        <w:rPr>
          <w:lang w:val="fr-FR"/>
        </w:rPr>
        <w:t>Oui mais a contrario la demi-vie est plus faible à la dose de 13 mg/kg qu’à 26 mg/kg. Pas simple de conclure qqc avec seulement 2 animaux et une variabilité importante</w:t>
      </w:r>
    </w:p>
  </w:comment>
  <w:comment w:id="515" w:author="DEL FRARI Laurence" w:date="2026-06-08T15:43:00Z" w:initials="LD">
    <w:p w14:paraId="134D4EDB" w14:textId="77777777" w:rsidR="00276256" w:rsidRDefault="00276256" w:rsidP="00276256">
      <w:pPr>
        <w:pStyle w:val="CommentText"/>
      </w:pPr>
      <w:r>
        <w:rPr>
          <w:rStyle w:val="CommentReference"/>
        </w:rPr>
        <w:annotationRef/>
      </w:r>
      <w:r>
        <w:rPr>
          <w:lang w:val="fr-FR"/>
        </w:rPr>
        <w:t>Plutôt une saturation de l’élimination médiée par la cible</w:t>
      </w:r>
    </w:p>
  </w:comment>
  <w:comment w:id="516" w:author="GUIGNARD Davy" w:date="2026-06-08T15:35:00Z" w:initials="DG">
    <w:p w14:paraId="3763D3F6" w14:textId="429562FA" w:rsidR="0084442D" w:rsidRDefault="0084442D" w:rsidP="0084442D">
      <w:pPr>
        <w:pStyle w:val="CommentText"/>
      </w:pPr>
      <w:r>
        <w:rPr>
          <w:rStyle w:val="CommentReference"/>
        </w:rPr>
        <w:annotationRef/>
      </w:r>
      <w:r>
        <w:rPr>
          <w:lang w:val="fr-FR"/>
        </w:rPr>
        <w:t>Si on considère que la t1/2 est dose-dépendante, est-ce correct de faire la moyenne des paramètres PK obtenues sur l’ensemble des animaux (et donc pour les 4 doses) ?</w:t>
      </w:r>
    </w:p>
  </w:comment>
  <w:comment w:id="517" w:author="DEL FRARI Laurence" w:date="2026-06-08T15:45:00Z" w:initials="LD">
    <w:p w14:paraId="675384EE" w14:textId="77777777" w:rsidR="0075796D" w:rsidRDefault="0075796D" w:rsidP="0075796D">
      <w:pPr>
        <w:pStyle w:val="CommentText"/>
      </w:pPr>
      <w:r>
        <w:rPr>
          <w:rStyle w:val="CommentReference"/>
        </w:rPr>
        <w:annotationRef/>
      </w:r>
      <w:r>
        <w:rPr>
          <w:lang w:val="fr-FR"/>
        </w:rPr>
        <w:t>Complètement d’accord, il vaudrait mieux prendre comme hypothèse qu’il n’y pas d’effet dose dans ce cas ou utiliser un modèle TMDD</w:t>
      </w:r>
    </w:p>
  </w:comment>
  <w:comment w:id="518" w:author="GUIGNARD Davy" w:date="2026-06-08T15:33:00Z" w:initials="DG">
    <w:p w14:paraId="47554E45" w14:textId="6F181245" w:rsidR="00433C17" w:rsidRDefault="00433C17" w:rsidP="00433C17">
      <w:pPr>
        <w:pStyle w:val="CommentText"/>
      </w:pPr>
      <w:r>
        <w:rPr>
          <w:rStyle w:val="CommentReference"/>
        </w:rPr>
        <w:annotationRef/>
      </w:r>
      <w:r>
        <w:rPr>
          <w:lang w:val="fr-FR"/>
        </w:rPr>
        <w:t>Faut-il faire apparaître la limite de quantification ? J’imagine que pour les faibles doses, on ne peut plus quantifier les concentrations en ADC à partir d’un certain temps</w:t>
      </w:r>
    </w:p>
  </w:comment>
  <w:comment w:id="519" w:author="GUIGNARD Davy" w:date="2026-06-08T15:31:00Z" w:initials="DG">
    <w:p w14:paraId="0984895E" w14:textId="4EBA4712" w:rsidR="0057503D" w:rsidRDefault="0057503D" w:rsidP="0057503D">
      <w:pPr>
        <w:pStyle w:val="CommentText"/>
      </w:pPr>
      <w:r>
        <w:rPr>
          <w:rStyle w:val="CommentReference"/>
        </w:rPr>
        <w:annotationRef/>
      </w:r>
      <w:r>
        <w:rPr>
          <w:lang w:val="fr-FR"/>
        </w:rPr>
        <w:t>Si possible, fais apparaître les doses dans l’ordre croissant dans la légende</w:t>
      </w:r>
    </w:p>
  </w:comment>
  <w:comment w:id="521" w:author="DEL FRARI Laurence" w:date="2026-06-08T15:47:00Z" w:initials="LD">
    <w:p w14:paraId="12DDBCAF" w14:textId="77777777" w:rsidR="007860F1" w:rsidRDefault="007860F1" w:rsidP="007860F1">
      <w:pPr>
        <w:pStyle w:val="CommentText"/>
      </w:pPr>
      <w:r>
        <w:rPr>
          <w:rStyle w:val="CommentReference"/>
        </w:rPr>
        <w:annotationRef/>
      </w:r>
      <w:r>
        <w:rPr>
          <w:lang w:val="fr-FR"/>
        </w:rPr>
        <w:t>«sensibilité» c’est ce qui est indiqué dans Fornari pour ces paramètres ?</w:t>
      </w:r>
    </w:p>
  </w:comment>
  <w:comment w:id="522" w:author="PETAIN Aurelie" w:date="2026-06-06T21:35:00Z" w:initials="AP">
    <w:p w14:paraId="717FC14D" w14:textId="47C832B3" w:rsidR="00C85051" w:rsidRDefault="00616A63" w:rsidP="00C85051">
      <w:pPr>
        <w:pStyle w:val="CommentText"/>
      </w:pPr>
      <w:r>
        <w:rPr>
          <w:rStyle w:val="CommentReference"/>
        </w:rPr>
        <w:annotationRef/>
      </w:r>
      <w:r w:rsidR="00C85051">
        <w:t>Mais is on avait simplement pris les données vitro ca aurait donné quoi ? C’est important pour notre méthodologie. Pas forcément pour le rapport -&gt; on en rediscute</w:t>
      </w:r>
    </w:p>
  </w:comment>
  <w:comment w:id="523" w:author="PETAIN Aurelie" w:date="2026-06-06T21:36:00Z" w:initials="AP">
    <w:p w14:paraId="17AB870C" w14:textId="77777777" w:rsidR="005153E6" w:rsidRDefault="005153E6" w:rsidP="005153E6">
      <w:pPr>
        <w:pStyle w:val="CommentText"/>
      </w:pPr>
      <w:r>
        <w:rPr>
          <w:rStyle w:val="CommentReference"/>
        </w:rPr>
        <w:annotationRef/>
      </w:r>
      <w:r>
        <w:t>Oui donc peut d’interet de parler du NCA il me semble</w:t>
      </w:r>
    </w:p>
  </w:comment>
  <w:comment w:id="525" w:author="DEL FRARI Laurence" w:date="2026-06-08T15:49:00Z" w:initials="LD">
    <w:p w14:paraId="301B5612" w14:textId="77777777" w:rsidR="00F252FC" w:rsidRDefault="00F252FC" w:rsidP="00F252FC">
      <w:pPr>
        <w:pStyle w:val="CommentText"/>
      </w:pPr>
      <w:r>
        <w:rPr>
          <w:rStyle w:val="CommentReference"/>
        </w:rPr>
        <w:annotationRef/>
      </w:r>
      <w:r>
        <w:rPr>
          <w:lang w:val="fr-FR"/>
        </w:rPr>
        <w:t>Est ce qu’on peut dire pourquoi on n’a pas fait d’optimisation ?</w:t>
      </w:r>
    </w:p>
  </w:comment>
  <w:comment w:id="526" w:author="PETAIN Aurelie" w:date="2026-06-06T21:44:00Z" w:initials="AP">
    <w:p w14:paraId="24F73351" w14:textId="04F4F757" w:rsidR="001236CE" w:rsidRDefault="001236CE" w:rsidP="001236CE">
      <w:pPr>
        <w:pStyle w:val="CommentText"/>
      </w:pPr>
      <w:r>
        <w:rPr>
          <w:rStyle w:val="CommentReference"/>
        </w:rPr>
        <w:annotationRef/>
      </w:r>
      <w:r>
        <w:t>Il faut revoir le titre : ça donne l’impression qu’on va parler de la meme chose qu’au dessus</w:t>
      </w:r>
    </w:p>
  </w:comment>
  <w:comment w:id="527" w:author="DEL FRARI Laurence" w:date="2026-06-08T15:50:00Z" w:initials="LD">
    <w:p w14:paraId="5A72CDDA" w14:textId="77777777" w:rsidR="00CA3810" w:rsidRDefault="00CA3810" w:rsidP="00CA3810">
      <w:pPr>
        <w:pStyle w:val="CommentText"/>
      </w:pPr>
      <w:r>
        <w:rPr>
          <w:rStyle w:val="CommentReference"/>
        </w:rPr>
        <w:annotationRef/>
      </w:r>
      <w:r>
        <w:rPr>
          <w:lang w:val="fr-FR"/>
        </w:rPr>
        <w:t>Oui pour moi ce n’est pas clair</w:t>
      </w:r>
    </w:p>
  </w:comment>
  <w:comment w:id="528" w:author="GUIGNARD Davy" w:date="2026-06-08T15:47:00Z" w:initials="DG">
    <w:p w14:paraId="6B38E0A5" w14:textId="047A5373" w:rsidR="008F49BE" w:rsidRDefault="008F49BE" w:rsidP="008F49BE">
      <w:pPr>
        <w:pStyle w:val="CommentText"/>
      </w:pPr>
      <w:r>
        <w:rPr>
          <w:rStyle w:val="CommentReference"/>
        </w:rPr>
        <w:annotationRef/>
      </w:r>
      <w:r>
        <w:rPr>
          <w:lang w:val="fr-FR"/>
        </w:rPr>
        <w:t>Fais le lien avec la figure 4</w:t>
      </w:r>
    </w:p>
  </w:comment>
  <w:comment w:id="529" w:author="GUIGNARD Davy" w:date="2026-06-08T15:50:00Z" w:initials="DG">
    <w:p w14:paraId="1EEB9B8D" w14:textId="77777777" w:rsidR="000D6FFB" w:rsidRDefault="000D6FFB" w:rsidP="000D6FFB">
      <w:pPr>
        <w:pStyle w:val="CommentText"/>
      </w:pPr>
      <w:r>
        <w:rPr>
          <w:rStyle w:val="CommentReference"/>
        </w:rPr>
        <w:annotationRef/>
      </w:r>
      <w:r>
        <w:rPr>
          <w:lang w:val="fr-FR"/>
        </w:rPr>
        <w:t>Ça ne fitte pas pour les réticulocytes</w:t>
      </w:r>
    </w:p>
  </w:comment>
  <w:comment w:id="531" w:author="GUIGNARD Davy" w:date="2026-06-08T15:52:00Z" w:initials="DG">
    <w:p w14:paraId="539F674A" w14:textId="77777777" w:rsidR="00A36200" w:rsidRDefault="00A36200" w:rsidP="00A36200">
      <w:pPr>
        <w:pStyle w:val="CommentText"/>
      </w:pPr>
      <w:r>
        <w:rPr>
          <w:rStyle w:val="CommentReference"/>
        </w:rPr>
        <w:annotationRef/>
      </w:r>
      <w:r>
        <w:rPr>
          <w:lang w:val="fr-FR"/>
        </w:rPr>
        <w:t>Il faudrait préciser quelque part que la dose 39 mg/kg n’a pas été tolérée par les animaux. Sacrifice prématurée à JXXX pour expliquer l’absence de données expérimentales sur les derniers temps</w:t>
      </w:r>
    </w:p>
  </w:comment>
  <w:comment w:id="532" w:author="GUIGNARD Davy" w:date="2026-06-08T15:50:00Z" w:initials="DG">
    <w:p w14:paraId="0ABA728C" w14:textId="77777777" w:rsidR="00550FFD" w:rsidRDefault="00550FFD" w:rsidP="00550FFD">
      <w:pPr>
        <w:pStyle w:val="CommentText"/>
      </w:pPr>
      <w:r>
        <w:rPr>
          <w:rStyle w:val="CommentReference"/>
        </w:rPr>
        <w:annotationRef/>
      </w:r>
      <w:r>
        <w:rPr>
          <w:lang w:val="fr-FR"/>
        </w:rPr>
        <w:t>Pas de courbe de prédiction pour les neutrophiles ?</w:t>
      </w:r>
    </w:p>
  </w:comment>
  <w:comment w:id="545" w:author="GUIGNARD Davy" w:date="2026-06-08T17:32:00Z" w:initials="DG">
    <w:p w14:paraId="3DC56ADA" w14:textId="77777777" w:rsidR="00A639F3" w:rsidRDefault="00A639F3" w:rsidP="00A639F3">
      <w:pPr>
        <w:pStyle w:val="CommentText"/>
      </w:pPr>
      <w:r>
        <w:rPr>
          <w:rStyle w:val="CommentReference"/>
        </w:rPr>
        <w:annotationRef/>
      </w:r>
      <w:r>
        <w:rPr>
          <w:lang w:val="fr-FR"/>
        </w:rPr>
        <w:t>Est-ce vrai ça ? Cela dépend sans doute du mode d’action du payload non ?</w:t>
      </w:r>
    </w:p>
  </w:comment>
  <w:comment w:id="546" w:author="DEL FRARI Laurence" w:date="2026-06-08T15:54:00Z" w:initials="LD">
    <w:p w14:paraId="34954143" w14:textId="62E4D681" w:rsidR="00CD6B9C" w:rsidRDefault="00CD6B9C" w:rsidP="00CD6B9C">
      <w:pPr>
        <w:pStyle w:val="CommentText"/>
      </w:pPr>
      <w:r>
        <w:rPr>
          <w:rStyle w:val="CommentReference"/>
        </w:rPr>
        <w:annotationRef/>
      </w:r>
      <w:r>
        <w:rPr>
          <w:lang w:val="fr-FR"/>
        </w:rPr>
        <w:t>L’rxtrapolation a été faite pour les paramètres PK pas pour les paramètres PD, peu être le préciser</w:t>
      </w:r>
    </w:p>
  </w:comment>
  <w:comment w:id="547" w:author="GUIGNARD Davy" w:date="2026-06-08T17:34:00Z" w:initials="DG">
    <w:p w14:paraId="085D50E3" w14:textId="77777777" w:rsidR="00264912" w:rsidRDefault="00264912" w:rsidP="00264912">
      <w:pPr>
        <w:pStyle w:val="CommentText"/>
      </w:pPr>
      <w:r>
        <w:rPr>
          <w:rStyle w:val="CommentReference"/>
        </w:rPr>
        <w:annotationRef/>
      </w:r>
      <w:r>
        <w:rPr>
          <w:lang w:val="fr-FR"/>
        </w:rPr>
        <w:t>Se répète avec le paragraphe commençant par «le délai de transit hématologique…»</w:t>
      </w:r>
    </w:p>
  </w:comment>
  <w:comment w:id="549" w:author="PETAIN Aurelie" w:date="2026-06-06T21:57:00Z" w:initials="AP">
    <w:p w14:paraId="059FAB70" w14:textId="7E71724D" w:rsidR="00115657" w:rsidRDefault="00115657" w:rsidP="00115657">
      <w:pPr>
        <w:pStyle w:val="CommentText"/>
      </w:pPr>
      <w:r>
        <w:rPr>
          <w:rStyle w:val="CommentReference"/>
        </w:rPr>
        <w:annotationRef/>
      </w:r>
      <w:r>
        <w:t>Oui mais pour les grades , c’est les données cliniques dont on dispose</w:t>
      </w:r>
    </w:p>
  </w:comment>
  <w:comment w:id="552" w:author="DEL FRARI Laurence" w:date="2026-06-08T15:54:00Z" w:initials="LD">
    <w:p w14:paraId="3F233604" w14:textId="77777777" w:rsidR="0042286C" w:rsidRDefault="0042286C" w:rsidP="0042286C">
      <w:pPr>
        <w:pStyle w:val="CommentText"/>
      </w:pPr>
      <w:r>
        <w:rPr>
          <w:rStyle w:val="CommentReference"/>
        </w:rPr>
        <w:annotationRef/>
      </w:r>
      <w:r>
        <w:rPr>
          <w:lang w:val="fr-FR"/>
        </w:rPr>
        <w:t>Mécanistique ?</w:t>
      </w:r>
    </w:p>
  </w:comment>
  <w:comment w:id="555" w:author="DEL FRARI Laurence" w:date="2026-06-08T15:56:00Z" w:initials="LD">
    <w:p w14:paraId="5C8657BD" w14:textId="77777777" w:rsidR="00433E0B" w:rsidRDefault="00433E0B" w:rsidP="00433E0B">
      <w:pPr>
        <w:pStyle w:val="CommentText"/>
      </w:pPr>
      <w:r>
        <w:rPr>
          <w:rStyle w:val="CommentReference"/>
        </w:rPr>
        <w:annotationRef/>
      </w:r>
      <w:r>
        <w:rPr>
          <w:lang w:val="fr-FR"/>
        </w:rPr>
        <w:t>Aurais tu de la littérature pour documenter ça ? Ça n’a pas encore été fait peut être mais dans le futur ?</w:t>
      </w:r>
    </w:p>
  </w:comment>
  <w:comment w:id="554" w:author="GUIGNARD Davy" w:date="2026-06-08T17:38:00Z" w:initials="DG">
    <w:p w14:paraId="4EFBD745" w14:textId="77777777" w:rsidR="002C7FBD" w:rsidRDefault="002C7FBD" w:rsidP="002C7FBD">
      <w:pPr>
        <w:pStyle w:val="CommentText"/>
      </w:pPr>
      <w:r>
        <w:rPr>
          <w:rStyle w:val="CommentReference"/>
        </w:rPr>
        <w:annotationRef/>
      </w:r>
      <w:r>
        <w:rPr>
          <w:lang w:val="fr-FR"/>
        </w:rPr>
        <w:t>Autre avantage selon d’un modèle semi-mécanistique: on peut potentiellement l’affiner en menant si besoin un test in vitro étudiant l’effet de la molécule sur une lignée hématopoïétique spécifique. Facilité d’intégration des données vitro au modèle</w:t>
      </w:r>
    </w:p>
  </w:comment>
  <w:comment w:id="557" w:author="GUIGNARD Davy" w:date="2026-06-08T17:40:00Z" w:initials="DG">
    <w:p w14:paraId="39A2009F" w14:textId="77777777" w:rsidR="00CA5DAA" w:rsidRDefault="00CA5DAA" w:rsidP="00CA5DAA">
      <w:pPr>
        <w:pStyle w:val="CommentText"/>
      </w:pPr>
      <w:r>
        <w:rPr>
          <w:rStyle w:val="CommentReference"/>
        </w:rPr>
        <w:annotationRef/>
      </w:r>
      <w:r>
        <w:rPr>
          <w:lang w:val="fr-FR"/>
        </w:rPr>
        <w:t>Pas certain que ce mot soit français 😉</w:t>
      </w:r>
    </w:p>
  </w:comment>
  <w:comment w:id="558" w:author="GUIGNARD Davy" w:date="2026-06-08T17:47:00Z" w:initials="DG">
    <w:p w14:paraId="1C611832" w14:textId="77777777" w:rsidR="00097EFB" w:rsidRDefault="00097EFB" w:rsidP="00097EFB">
      <w:pPr>
        <w:pStyle w:val="CommentText"/>
      </w:pPr>
      <w:r>
        <w:rPr>
          <w:rStyle w:val="CommentReference"/>
        </w:rPr>
        <w:annotationRef/>
      </w:r>
      <w:r>
        <w:rPr>
          <w:lang w:val="fr-FR"/>
        </w:rPr>
        <w:t>J’ajouterais la définition des slopes pour un produit de mode d’action différent. Si j’ai bien compris, dans ton stage, tu as déterminé les slopes des différents progéniteurs un peu à «tâton». A voir comment on pourrait améliorer ça</w:t>
      </w:r>
    </w:p>
  </w:comment>
  <w:comment w:id="559" w:author="PETAIN Aurelie" w:date="2026-05-20T21:42:00Z" w:initials="AP">
    <w:p w14:paraId="5F7E140B" w14:textId="6DFC9316" w:rsidR="00CF146F" w:rsidRDefault="00CF146F" w:rsidP="00CF146F">
      <w:pPr>
        <w:pStyle w:val="CommentText"/>
      </w:pPr>
      <w:r>
        <w:rPr>
          <w:rStyle w:val="CommentReference"/>
        </w:rPr>
        <w:annotationRef/>
      </w:r>
      <w:r>
        <w:t>Faut qu’on rediscute de ca pcq justement on n’a que les données CFU homme et pas les singes...</w:t>
      </w:r>
    </w:p>
  </w:comment>
  <w:comment w:id="560" w:author="DEL FRARI Laurence" w:date="2026-06-08T16:56:00Z" w:initials="LD">
    <w:p w14:paraId="3B8E93F9" w14:textId="77777777" w:rsidR="007927ED" w:rsidRDefault="007927ED" w:rsidP="007927ED">
      <w:pPr>
        <w:pStyle w:val="CommentText"/>
      </w:pPr>
      <w:r>
        <w:rPr>
          <w:rStyle w:val="CommentReference"/>
        </w:rPr>
        <w:annotationRef/>
      </w:r>
      <w:r>
        <w:rPr>
          <w:lang w:val="fr-FR"/>
        </w:rPr>
        <w:t>Je n’ai pas vu la prédiction chez l’homme pour le FGFR2 mais peut être que j’ai lu trop vite</w:t>
      </w:r>
    </w:p>
  </w:comment>
  <w:comment w:id="561" w:author="GUIGNARD Davy" w:date="2026-06-08T17:44:00Z" w:initials="DG">
    <w:p w14:paraId="4B2E0EE1" w14:textId="77777777" w:rsidR="007F1EB0" w:rsidRDefault="007F1EB0" w:rsidP="007F1EB0">
      <w:pPr>
        <w:pStyle w:val="CommentText"/>
      </w:pPr>
      <w:r>
        <w:rPr>
          <w:rStyle w:val="CommentReference"/>
        </w:rPr>
        <w:annotationRef/>
      </w:r>
      <w:r>
        <w:rPr>
          <w:lang w:val="fr-FR"/>
        </w:rPr>
        <w:t>Citer le CFU sans donner de précisions est trop abstrait, notamment pour ton jury Omar. Je pense que tu pourrais parler de tests in vitro d’hématotoxicité</w:t>
      </w:r>
    </w:p>
  </w:comment>
  <w:comment w:id="562" w:author="DEL FRARI Laurence" w:date="2026-06-08T16:36:00Z" w:initials="LD">
    <w:p w14:paraId="00305692" w14:textId="5AC4F366" w:rsidR="004F1196" w:rsidRDefault="004F1196" w:rsidP="004F1196">
      <w:pPr>
        <w:pStyle w:val="CommentText"/>
      </w:pPr>
      <w:r>
        <w:rPr>
          <w:rStyle w:val="CommentReference"/>
        </w:rPr>
        <w:annotationRef/>
      </w:r>
      <w:r>
        <w:rPr>
          <w:lang w:val="fr-FR"/>
        </w:rPr>
        <w:t>Je ne dirais pas que c’est une limite mais une perspective</w:t>
      </w:r>
    </w:p>
  </w:comment>
  <w:comment w:id="566" w:author="DEL FRARI Laurence" w:date="2026-06-08T16:40:00Z" w:initials="LD">
    <w:p w14:paraId="26302B9E" w14:textId="77777777" w:rsidR="00721EB3" w:rsidRDefault="001D23BA" w:rsidP="00721EB3">
      <w:pPr>
        <w:pStyle w:val="CommentText"/>
      </w:pPr>
      <w:r>
        <w:rPr>
          <w:rStyle w:val="CommentReference"/>
        </w:rPr>
        <w:annotationRef/>
      </w:r>
      <w:r w:rsidR="00721EB3">
        <w:rPr>
          <w:lang w:val="fr-FR"/>
        </w:rPr>
        <w:t>La plupart du temps on prend comme hypothèse que l’effet de la concentration est le même qqsoit l’espèce pour un même payload, c’est le profil PK qui est différent selon les payloads et les valeurs physiologiques propres à chaque espèce (baseline, feedback, prolifération etc…)</w:t>
      </w:r>
    </w:p>
  </w:comment>
  <w:comment w:id="575" w:author="PETAIN Aurelie" w:date="2026-06-06T22:01:00Z" w:initials="AP">
    <w:p w14:paraId="68906FEF" w14:textId="0A3693F1" w:rsidR="0006459F" w:rsidRDefault="0006459F" w:rsidP="0006459F">
      <w:pPr>
        <w:pStyle w:val="CommentText"/>
      </w:pPr>
      <w:r>
        <w:rPr>
          <w:rStyle w:val="CommentReference"/>
        </w:rPr>
        <w:annotationRef/>
      </w:r>
      <w:r>
        <w:t>On parle de grade dans l’etude NHP?</w:t>
      </w:r>
    </w:p>
  </w:comment>
  <w:comment w:id="576" w:author="PETAIN Aurelie" w:date="2026-05-20T21:34:00Z" w:initials="AP">
    <w:p w14:paraId="60E74786" w14:textId="77777777" w:rsidR="002A5790" w:rsidRDefault="002A5790" w:rsidP="002A5790">
      <w:pPr>
        <w:pStyle w:val="CommentText"/>
      </w:pPr>
      <w:r>
        <w:rPr>
          <w:rStyle w:val="CommentReference"/>
        </w:rPr>
        <w:annotationRef/>
      </w:r>
      <w:r>
        <w:t>C’est plutôt de la discussion il me semble</w:t>
      </w:r>
    </w:p>
  </w:comment>
  <w:comment w:id="579" w:author="PETAIN Aurelie" w:date="2026-06-06T22:04:00Z" w:initials="AP">
    <w:p w14:paraId="1CF22BC5" w14:textId="77777777" w:rsidR="002D79EE" w:rsidRDefault="002D79EE" w:rsidP="002D79EE">
      <w:pPr>
        <w:pStyle w:val="CommentText"/>
      </w:pPr>
      <w:r>
        <w:rPr>
          <w:rStyle w:val="CommentReference"/>
        </w:rPr>
        <w:annotationRef/>
      </w:r>
      <w:r>
        <w:t>En quoi est ce différent de ton approche ?</w:t>
      </w:r>
    </w:p>
  </w:comment>
  <w:comment w:id="582" w:author="DEL FRARI Laurence" w:date="2026-06-08T16:57:00Z" w:initials="LD">
    <w:p w14:paraId="1181CF98" w14:textId="77777777" w:rsidR="00512513" w:rsidRDefault="00512513" w:rsidP="00512513">
      <w:pPr>
        <w:pStyle w:val="CommentText"/>
      </w:pPr>
      <w:r>
        <w:rPr>
          <w:rStyle w:val="CommentReference"/>
        </w:rPr>
        <w:annotationRef/>
      </w:r>
      <w:r>
        <w:rPr>
          <w:lang w:val="fr-FR"/>
        </w:rPr>
        <w:t>Est ce que tu as expliqué ce terme avant ? Si non peut être le faire car pas forcément évident pour tout le monde</w:t>
      </w:r>
    </w:p>
  </w:comment>
  <w:comment w:id="587" w:author="DEL FRARI Laurence" w:date="2026-06-08T16:59:00Z" w:initials="LD">
    <w:p w14:paraId="7B58FCD4" w14:textId="77777777" w:rsidR="003A0DBA" w:rsidRDefault="003A0DBA" w:rsidP="003A0DBA">
      <w:pPr>
        <w:pStyle w:val="CommentText"/>
      </w:pPr>
      <w:r>
        <w:rPr>
          <w:rStyle w:val="CommentReference"/>
        </w:rPr>
        <w:annotationRef/>
      </w:r>
      <w:r>
        <w:rPr>
          <w:lang w:val="fr-FR"/>
        </w:rPr>
        <w:t>Mécanistique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9912D9" w15:done="0"/>
  <w15:commentEx w15:paraId="4884EA02" w15:paraIdParent="659912D9" w15:done="0"/>
  <w15:commentEx w15:paraId="1B72A21D" w15:done="0"/>
  <w15:commentEx w15:paraId="17F0EB69" w15:paraIdParent="1B72A21D" w15:done="0"/>
  <w15:commentEx w15:paraId="4767844D" w15:done="0"/>
  <w15:commentEx w15:paraId="3BCF6CD3" w15:done="0"/>
  <w15:commentEx w15:paraId="5FF35290" w15:done="0"/>
  <w15:commentEx w15:paraId="527E2473" w15:done="0"/>
  <w15:commentEx w15:paraId="42680B73" w15:done="0"/>
  <w15:commentEx w15:paraId="2D1525F4" w15:done="0"/>
  <w15:commentEx w15:paraId="0697789A" w15:paraIdParent="2D1525F4" w15:done="0"/>
  <w15:commentEx w15:paraId="69CB1265" w15:paraIdParent="2D1525F4" w15:done="0"/>
  <w15:commentEx w15:paraId="03B84E9C" w15:done="0"/>
  <w15:commentEx w15:paraId="22EAA021" w15:done="0"/>
  <w15:commentEx w15:paraId="70DB6D63" w15:done="0"/>
  <w15:commentEx w15:paraId="66304277" w15:done="0"/>
  <w15:commentEx w15:paraId="052A6185" w15:done="0"/>
  <w15:commentEx w15:paraId="5522FB46" w15:done="0"/>
  <w15:commentEx w15:paraId="444B7F5D" w15:paraIdParent="5522FB46" w15:done="0"/>
  <w15:commentEx w15:paraId="0A259F0C" w15:done="0"/>
  <w15:commentEx w15:paraId="01FFF1A7" w15:done="0"/>
  <w15:commentEx w15:paraId="44084619" w15:done="0"/>
  <w15:commentEx w15:paraId="56F01329" w15:paraIdParent="44084619" w15:done="0"/>
  <w15:commentEx w15:paraId="466F7EB8" w15:done="0"/>
  <w15:commentEx w15:paraId="03783245" w15:done="0"/>
  <w15:commentEx w15:paraId="59B8DC46" w15:done="0"/>
  <w15:commentEx w15:paraId="1673EDC9" w15:done="0"/>
  <w15:commentEx w15:paraId="58A7B20B" w15:done="0"/>
  <w15:commentEx w15:paraId="630EA720" w15:done="0"/>
  <w15:commentEx w15:paraId="7A14DAD0" w15:done="0"/>
  <w15:commentEx w15:paraId="19B49185" w15:done="0"/>
  <w15:commentEx w15:paraId="487C850E" w15:done="0"/>
  <w15:commentEx w15:paraId="5053355F" w15:done="0"/>
  <w15:commentEx w15:paraId="07B0A434" w15:done="0"/>
  <w15:commentEx w15:paraId="04AFAE0A" w15:done="0"/>
  <w15:commentEx w15:paraId="491BCB90" w15:done="0"/>
  <w15:commentEx w15:paraId="05958647" w15:done="0"/>
  <w15:commentEx w15:paraId="48ABA426" w15:paraIdParent="05958647" w15:done="0"/>
  <w15:commentEx w15:paraId="796D6527" w15:done="0"/>
  <w15:commentEx w15:paraId="2F57DC46" w15:done="0"/>
  <w15:commentEx w15:paraId="5AA5538C" w15:done="0"/>
  <w15:commentEx w15:paraId="6FC4809D" w15:done="0"/>
  <w15:commentEx w15:paraId="221BF6E1" w15:done="0"/>
  <w15:commentEx w15:paraId="3EAF2C9C" w15:paraIdParent="221BF6E1" w15:done="0"/>
  <w15:commentEx w15:paraId="280DDAE8" w15:done="0"/>
  <w15:commentEx w15:paraId="0E2245EA" w15:done="0"/>
  <w15:commentEx w15:paraId="602DC415" w15:done="0"/>
  <w15:commentEx w15:paraId="6E632583" w15:paraIdParent="602DC415" w15:done="0"/>
  <w15:commentEx w15:paraId="4CE63E3E" w15:done="0"/>
  <w15:commentEx w15:paraId="46823191" w15:done="0"/>
  <w15:commentEx w15:paraId="6AB67F50" w15:done="0"/>
  <w15:commentEx w15:paraId="5439D358" w15:done="0"/>
  <w15:commentEx w15:paraId="4124CB5F" w15:done="0"/>
  <w15:commentEx w15:paraId="0E3FF1D7" w15:done="0"/>
  <w15:commentEx w15:paraId="50EFA1FD" w15:paraIdParent="0E3FF1D7" w15:done="0"/>
  <w15:commentEx w15:paraId="4ACE7AA3" w15:done="0"/>
  <w15:commentEx w15:paraId="20EEB8B8" w15:done="0"/>
  <w15:commentEx w15:paraId="7B7EF03E" w15:done="0"/>
  <w15:commentEx w15:paraId="7170FD2C" w15:done="0"/>
  <w15:commentEx w15:paraId="6D8EA6E4" w15:done="0"/>
  <w15:commentEx w15:paraId="0B8A9F91" w15:done="0"/>
  <w15:commentEx w15:paraId="6A0180A8" w15:done="0"/>
  <w15:commentEx w15:paraId="2F6FE5B3" w15:done="0"/>
  <w15:commentEx w15:paraId="32419E12" w15:paraIdParent="2F6FE5B3" w15:done="0"/>
  <w15:commentEx w15:paraId="1D41B405" w15:done="0"/>
  <w15:commentEx w15:paraId="5F3F5C5C" w15:paraIdParent="1D41B405" w15:done="0"/>
  <w15:commentEx w15:paraId="5BE45DDB" w15:done="0"/>
  <w15:commentEx w15:paraId="5D0183D4" w15:done="0"/>
  <w15:commentEx w15:paraId="5D9758DE" w15:done="0"/>
  <w15:commentEx w15:paraId="199295AB" w15:done="0"/>
  <w15:commentEx w15:paraId="555E644D" w15:done="0"/>
  <w15:commentEx w15:paraId="3DE0D498" w15:done="0"/>
  <w15:commentEx w15:paraId="54E06352" w15:done="0"/>
  <w15:commentEx w15:paraId="1EC2862A" w15:done="0"/>
  <w15:commentEx w15:paraId="7D19D9C0" w15:paraIdParent="1EC2862A" w15:done="0"/>
  <w15:commentEx w15:paraId="005EB7FC" w15:done="0"/>
  <w15:commentEx w15:paraId="134D4EDB" w15:done="0"/>
  <w15:commentEx w15:paraId="3763D3F6" w15:done="0"/>
  <w15:commentEx w15:paraId="675384EE" w15:paraIdParent="3763D3F6" w15:done="0"/>
  <w15:commentEx w15:paraId="47554E45" w15:done="0"/>
  <w15:commentEx w15:paraId="0984895E" w15:done="0"/>
  <w15:commentEx w15:paraId="12DDBCAF" w15:done="0"/>
  <w15:commentEx w15:paraId="717FC14D" w15:done="0"/>
  <w15:commentEx w15:paraId="17AB870C" w15:done="0"/>
  <w15:commentEx w15:paraId="301B5612" w15:done="0"/>
  <w15:commentEx w15:paraId="24F73351" w15:done="0"/>
  <w15:commentEx w15:paraId="5A72CDDA" w15:paraIdParent="24F73351" w15:done="0"/>
  <w15:commentEx w15:paraId="6B38E0A5" w15:done="0"/>
  <w15:commentEx w15:paraId="1EEB9B8D" w15:done="0"/>
  <w15:commentEx w15:paraId="539F674A" w15:done="0"/>
  <w15:commentEx w15:paraId="0ABA728C" w15:done="0"/>
  <w15:commentEx w15:paraId="3DC56ADA" w15:done="0"/>
  <w15:commentEx w15:paraId="34954143" w15:done="0"/>
  <w15:commentEx w15:paraId="085D50E3" w15:done="0"/>
  <w15:commentEx w15:paraId="059FAB70" w15:done="0"/>
  <w15:commentEx w15:paraId="3F233604" w15:done="0"/>
  <w15:commentEx w15:paraId="5C8657BD" w15:done="0"/>
  <w15:commentEx w15:paraId="4EFBD745" w15:done="0"/>
  <w15:commentEx w15:paraId="39A2009F" w15:done="0"/>
  <w15:commentEx w15:paraId="1C611832" w15:done="0"/>
  <w15:commentEx w15:paraId="5F7E140B" w15:done="0"/>
  <w15:commentEx w15:paraId="3B8E93F9" w15:paraIdParent="5F7E140B" w15:done="0"/>
  <w15:commentEx w15:paraId="4B2E0EE1" w15:paraIdParent="5F7E140B" w15:done="0"/>
  <w15:commentEx w15:paraId="00305692" w15:done="0"/>
  <w15:commentEx w15:paraId="26302B9E" w15:done="0"/>
  <w15:commentEx w15:paraId="68906FEF" w15:done="0"/>
  <w15:commentEx w15:paraId="60E74786" w15:done="0"/>
  <w15:commentEx w15:paraId="1CF22BC5" w15:done="0"/>
  <w15:commentEx w15:paraId="1181CF98" w15:done="0"/>
  <w15:commentEx w15:paraId="7B58FC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486F80" w16cex:dateUtc="2026-06-04T15:08:00Z"/>
  <w16cex:commentExtensible w16cex:durableId="7EC397E5" w16cex:dateUtc="2026-06-08T09:08:00Z"/>
  <w16cex:commentExtensible w16cex:durableId="022436D3" w16cex:dateUtc="2026-06-04T15:07:00Z"/>
  <w16cex:commentExtensible w16cex:durableId="07BFBD3C" w16cex:dateUtc="2026-06-08T09:10:00Z"/>
  <w16cex:commentExtensible w16cex:durableId="4346BF4E" w16cex:dateUtc="2026-06-08T09:15:00Z"/>
  <w16cex:commentExtensible w16cex:durableId="20CF4022" w16cex:dateUtc="2026-06-08T09:17:00Z"/>
  <w16cex:commentExtensible w16cex:durableId="65119E6C" w16cex:dateUtc="2026-06-04T15:26:00Z"/>
  <w16cex:commentExtensible w16cex:durableId="478F4B64" w16cex:dateUtc="2026-06-08T09:20:00Z"/>
  <w16cex:commentExtensible w16cex:durableId="591D14EE" w16cex:dateUtc="2026-06-04T15:50:00Z">
    <w16cex:extLst>
      <w16:ext w16:uri="{CE6994B0-6A32-4C9F-8C6B-6E91EDA988CE}">
        <cr:reactions xmlns:cr="http://schemas.microsoft.com/office/comments/2020/reactions">
          <cr:reaction reactionType="1">
            <cr:reactionInfo dateUtc="2026-06-05T07:21:47Z">
              <cr:user userId="S::petaiau@pierre-fabre.com::efdc79c0-d60b-4c52-8e4d-b53ec7d82d1e" userProvider="AD" userName="PETAIN Aurelie"/>
            </cr:reactionInfo>
          </cr:reaction>
        </cr:reactions>
      </w16:ext>
    </w16cex:extLst>
  </w16cex:commentExtensible>
  <w16cex:commentExtensible w16cex:durableId="721A4502" w16cex:dateUtc="2026-06-04T15:28:00Z"/>
  <w16cex:commentExtensible w16cex:durableId="068C41DC" w16cex:dateUtc="2026-06-08T09:23:00Z"/>
  <w16cex:commentExtensible w16cex:durableId="5D38DB68" w16cex:dateUtc="2026-06-08T09:23:00Z"/>
  <w16cex:commentExtensible w16cex:durableId="2F2BCE95" w16cex:dateUtc="2026-06-08T09:25:00Z"/>
  <w16cex:commentExtensible w16cex:durableId="6A50FA98" w16cex:dateUtc="2026-06-04T15:32:00Z"/>
  <w16cex:commentExtensible w16cex:durableId="4BF75B06" w16cex:dateUtc="2026-06-04T16:10:00Z"/>
  <w16cex:commentExtensible w16cex:durableId="4FA1DA1E" w16cex:dateUtc="2026-06-08T10:09:00Z"/>
  <w16cex:commentExtensible w16cex:durableId="1119345B" w16cex:dateUtc="2026-06-04T15:47:00Z"/>
  <w16cex:commentExtensible w16cex:durableId="09F9ADEA" w16cex:dateUtc="2026-06-04T19:29:00Z"/>
  <w16cex:commentExtensible w16cex:durableId="6AD10DE2" w16cex:dateUtc="2026-06-08T09:36:00Z"/>
  <w16cex:commentExtensible w16cex:durableId="24D43624" w16cex:dateUtc="2026-06-04T15:51:00Z"/>
  <w16cex:commentExtensible w16cex:durableId="7845A01C" w16cex:dateUtc="2026-06-08T09:38:00Z"/>
  <w16cex:commentExtensible w16cex:durableId="1C70E381" w16cex:dateUtc="2026-06-04T16:00:00Z">
    <w16cex:extLst>
      <w16:ext w16:uri="{CE6994B0-6A32-4C9F-8C6B-6E91EDA988CE}">
        <cr:reactions xmlns:cr="http://schemas.microsoft.com/office/comments/2020/reactions">
          <cr:reaction reactionType="1">
            <cr:reactionInfo dateUtc="2026-06-05T08:30:17Z">
              <cr:user userId="S::petaiau@pierre-fabre.com::efdc79c0-d60b-4c52-8e4d-b53ec7d82d1e" userProvider="AD" userName="PETAIN Aurelie"/>
            </cr:reactionInfo>
          </cr:reaction>
        </cr:reactions>
      </w16:ext>
    </w16cex:extLst>
  </w16cex:commentExtensible>
  <w16cex:commentExtensible w16cex:durableId="615B3799" w16cex:dateUtc="2026-06-08T09:49:00Z"/>
  <w16cex:commentExtensible w16cex:durableId="7998034E" w16cex:dateUtc="2026-06-08T09:44:00Z"/>
  <w16cex:commentExtensible w16cex:durableId="08C423BD" w16cex:dateUtc="2026-06-04T16:05:00Z"/>
  <w16cex:commentExtensible w16cex:durableId="13C9B75C" w16cex:dateUtc="2026-06-08T09:47:00Z"/>
  <w16cex:commentExtensible w16cex:durableId="0EA947BC" w16cex:dateUtc="2026-06-04T16:14:00Z"/>
  <w16cex:commentExtensible w16cex:durableId="12B7EE0A" w16cex:dateUtc="2026-06-04T16:18:00Z"/>
  <w16cex:commentExtensible w16cex:durableId="62C1868E" w16cex:dateUtc="2026-06-08T09:53:00Z"/>
  <w16cex:commentExtensible w16cex:durableId="0A7311E4" w16cex:dateUtc="2026-06-08T09:55:00Z"/>
  <w16cex:commentExtensible w16cex:durableId="54C66B27" w16cex:dateUtc="2026-06-08T08:58:00Z"/>
  <w16cex:commentExtensible w16cex:durableId="1E85BA7C" w16cex:dateUtc="2026-06-08T09:07:00Z"/>
  <w16cex:commentExtensible w16cex:durableId="3C39E39C" w16cex:dateUtc="2026-06-08T10:00:00Z"/>
  <w16cex:commentExtensible w16cex:durableId="72D01512" w16cex:dateUtc="2026-06-08T10:03:00Z"/>
  <w16cex:commentExtensible w16cex:durableId="1C4DE96C" w16cex:dateUtc="2026-06-08T09:30:00Z"/>
  <w16cex:commentExtensible w16cex:durableId="645FDF05" w16cex:dateUtc="2026-06-08T10:10:00Z"/>
  <w16cex:commentExtensible w16cex:durableId="540E9D3A" w16cex:dateUtc="2026-06-08T09:36:00Z"/>
  <w16cex:commentExtensible w16cex:durableId="6411E114" w16cex:dateUtc="2026-06-08T10:08:00Z"/>
  <w16cex:commentExtensible w16cex:durableId="7BA83F8F" w16cex:dateUtc="2026-06-05T09:09:00Z"/>
  <w16cex:commentExtensible w16cex:durableId="641387EF" w16cex:dateUtc="2026-06-08T10:12:00Z"/>
  <w16cex:commentExtensible w16cex:durableId="1DF88AAE" w16cex:dateUtc="2026-06-05T09:11:00Z"/>
  <w16cex:commentExtensible w16cex:durableId="11A10D56" w16cex:dateUtc="2026-06-08T10:14:00Z"/>
  <w16cex:commentExtensible w16cex:durableId="0884775E" w16cex:dateUtc="2026-06-08T09:56:00Z"/>
  <w16cex:commentExtensible w16cex:durableId="7BB52E0E" w16cex:dateUtc="2026-06-08T10:16:00Z"/>
  <w16cex:commentExtensible w16cex:durableId="21CDC5E3" w16cex:dateUtc="2026-06-08T10:10:00Z"/>
  <w16cex:commentExtensible w16cex:durableId="4FA5ACB2" w16cex:dateUtc="2026-06-08T11:25:00Z"/>
  <w16cex:commentExtensible w16cex:durableId="334595E0" w16cex:dateUtc="2026-06-05T09:44:00Z"/>
  <w16cex:commentExtensible w16cex:durableId="0293AA1F" w16cex:dateUtc="2026-06-08T11:49:00Z"/>
  <w16cex:commentExtensible w16cex:durableId="746C2E69" w16cex:dateUtc="2026-06-08T11:28:00Z"/>
  <w16cex:commentExtensible w16cex:durableId="34085A10" w16cex:dateUtc="2026-06-08T11:35:00Z"/>
  <w16cex:commentExtensible w16cex:durableId="57CE6313" w16cex:dateUtc="2026-06-08T11:33:00Z"/>
  <w16cex:commentExtensible w16cex:durableId="2501DBC1" w16cex:dateUtc="2026-06-08T11:47:00Z"/>
  <w16cex:commentExtensible w16cex:durableId="0F117DA7" w16cex:dateUtc="2026-06-08T11:50:00Z"/>
  <w16cex:commentExtensible w16cex:durableId="274A611F" w16cex:dateUtc="2026-06-05T10:04:00Z"/>
  <w16cex:commentExtensible w16cex:durableId="659656C5" w16cex:dateUtc="2026-06-08T11:53:00Z"/>
  <w16cex:commentExtensible w16cex:durableId="62F765CC" w16cex:dateUtc="2026-06-08T12:41:00Z"/>
  <w16cex:commentExtensible w16cex:durableId="66F730A3" w16cex:dateUtc="2026-06-08T11:31:00Z"/>
  <w16cex:commentExtensible w16cex:durableId="6AC32502" w16cex:dateUtc="2026-06-08T11:30:00Z"/>
  <w16cex:commentExtensible w16cex:durableId="471F92D5" w16cex:dateUtc="2026-06-08T11:30:00Z"/>
  <w16cex:commentExtensible w16cex:durableId="279DE9E9" w16cex:dateUtc="2026-06-08T12:01:00Z"/>
  <w16cex:commentExtensible w16cex:durableId="21093083" w16cex:dateUtc="2026-06-08T12:28:00Z"/>
  <w16cex:commentExtensible w16cex:durableId="3FAE7C66" w16cex:dateUtc="2026-06-08T14:49:00Z"/>
  <w16cex:commentExtensible w16cex:durableId="6E64BDAC" w16cex:dateUtc="2026-06-08T12:19:00Z"/>
  <w16cex:commentExtensible w16cex:durableId="3A4EE780" w16cex:dateUtc="2026-06-08T12:44:00Z"/>
  <w16cex:commentExtensible w16cex:durableId="47ADB1EE" w16cex:dateUtc="2026-06-08T12:51:00Z"/>
  <w16cex:commentExtensible w16cex:durableId="5CB893E3" w16cex:dateUtc="2026-06-08T12:53:00Z"/>
  <w16cex:commentExtensible w16cex:durableId="7B0EC285" w16cex:dateUtc="2026-06-08T14:50:00Z"/>
  <w16cex:commentExtensible w16cex:durableId="21EF6192" w16cex:dateUtc="2026-06-08T12:36:00Z"/>
  <w16cex:commentExtensible w16cex:durableId="135A4BB4" w16cex:dateUtc="2026-06-08T12:47:00Z"/>
  <w16cex:commentExtensible w16cex:durableId="506C1A08" w16cex:dateUtc="2026-06-06T19:13:00Z"/>
  <w16cex:commentExtensible w16cex:durableId="60F85EBF" w16cex:dateUtc="2026-06-06T19:19:00Z"/>
  <w16cex:commentExtensible w16cex:durableId="44EDAB39" w16cex:dateUtc="2026-06-08T13:00:00Z"/>
  <w16cex:commentExtensible w16cex:durableId="6674D3CD" w16cex:dateUtc="2026-06-06T19:21:00Z"/>
  <w16cex:commentExtensible w16cex:durableId="3BEB9E6A" w16cex:dateUtc="2026-06-06T19:28:00Z"/>
  <w16cex:commentExtensible w16cex:durableId="20C3CA48" w16cex:dateUtc="2026-06-08T13:42:00Z"/>
  <w16cex:commentExtensible w16cex:durableId="6164A08D" w16cex:dateUtc="2026-06-08T13:26:00Z"/>
  <w16cex:commentExtensible w16cex:durableId="2727A1B2" w16cex:dateUtc="2026-06-08T13:43:00Z"/>
  <w16cex:commentExtensible w16cex:durableId="424999E3" w16cex:dateUtc="2026-06-08T13:35:00Z"/>
  <w16cex:commentExtensible w16cex:durableId="6A303313" w16cex:dateUtc="2026-06-08T13:45:00Z"/>
  <w16cex:commentExtensible w16cex:durableId="68AD081D" w16cex:dateUtc="2026-06-08T13:33:00Z"/>
  <w16cex:commentExtensible w16cex:durableId="28DCC05D" w16cex:dateUtc="2026-06-08T13:31:00Z"/>
  <w16cex:commentExtensible w16cex:durableId="19CD65F8" w16cex:dateUtc="2026-06-08T13:47:00Z"/>
  <w16cex:commentExtensible w16cex:durableId="7C509F19" w16cex:dateUtc="2026-06-06T19:35:00Z">
    <w16cex:extLst>
      <w16:ext w16:uri="{CE6994B0-6A32-4C9F-8C6B-6E91EDA988CE}">
        <cr:reactions xmlns:cr="http://schemas.microsoft.com/office/comments/2020/reactions">
          <cr:reaction reactionType="1">
            <cr:reactionInfo dateUtc="2026-06-08T13:37:30Z">
              <cr:user userId="S::PE151706@pierre-fabre.com::7d58dd48-5d83-4a4e-ba2e-4ce8352221e3" userProvider="AD" userName="GUIGNARD Davy"/>
            </cr:reactionInfo>
          </cr:reaction>
        </cr:reactions>
      </w16:ext>
    </w16cex:extLst>
  </w16cex:commentExtensible>
  <w16cex:commentExtensible w16cex:durableId="5133E85E" w16cex:dateUtc="2026-06-06T19:36:00Z"/>
  <w16cex:commentExtensible w16cex:durableId="2631D356" w16cex:dateUtc="2026-06-08T13:49:00Z"/>
  <w16cex:commentExtensible w16cex:durableId="25F838E8" w16cex:dateUtc="2026-06-06T19:44:00Z"/>
  <w16cex:commentExtensible w16cex:durableId="43DF7D41" w16cex:dateUtc="2026-06-08T13:50:00Z"/>
  <w16cex:commentExtensible w16cex:durableId="10FE5E04" w16cex:dateUtc="2026-06-08T13:47:00Z"/>
  <w16cex:commentExtensible w16cex:durableId="039D7978" w16cex:dateUtc="2026-06-08T13:50:00Z"/>
  <w16cex:commentExtensible w16cex:durableId="31320610" w16cex:dateUtc="2026-06-08T13:52:00Z"/>
  <w16cex:commentExtensible w16cex:durableId="18EB8B2D" w16cex:dateUtc="2026-06-08T13:50:00Z"/>
  <w16cex:commentExtensible w16cex:durableId="3EEF95DD" w16cex:dateUtc="2026-06-08T15:32:00Z"/>
  <w16cex:commentExtensible w16cex:durableId="17A00234" w16cex:dateUtc="2026-06-08T13:54:00Z">
    <w16cex:extLst>
      <w16:ext w16:uri="{CE6994B0-6A32-4C9F-8C6B-6E91EDA988CE}">
        <cr:reactions xmlns:cr="http://schemas.microsoft.com/office/comments/2020/reactions">
          <cr:reaction reactionType="1">
            <cr:reactionInfo dateUtc="2026-06-08T15:33:13Z">
              <cr:user userId="S::PE151706@pierre-fabre.com::7d58dd48-5d83-4a4e-ba2e-4ce8352221e3" userProvider="AD" userName="GUIGNARD Davy"/>
            </cr:reactionInfo>
          </cr:reaction>
        </cr:reactions>
      </w16:ext>
    </w16cex:extLst>
  </w16cex:commentExtensible>
  <w16cex:commentExtensible w16cex:durableId="5812C49E" w16cex:dateUtc="2026-06-08T15:34:00Z"/>
  <w16cex:commentExtensible w16cex:durableId="0F024F47" w16cex:dateUtc="2026-06-06T19:57:00Z"/>
  <w16cex:commentExtensible w16cex:durableId="1F0B2ADE" w16cex:dateUtc="2026-06-08T13:54:00Z"/>
  <w16cex:commentExtensible w16cex:durableId="6DCF9E51" w16cex:dateUtc="2026-06-08T13:56:00Z"/>
  <w16cex:commentExtensible w16cex:durableId="3C6F3BA2" w16cex:dateUtc="2026-06-08T15:38:00Z"/>
  <w16cex:commentExtensible w16cex:durableId="187A2CD3" w16cex:dateUtc="2026-06-08T15:40:00Z"/>
  <w16cex:commentExtensible w16cex:durableId="0AF421D1" w16cex:dateUtc="2026-06-08T15:47:00Z"/>
  <w16cex:commentExtensible w16cex:durableId="143400A9" w16cex:dateUtc="2026-05-20T19:42:00Z"/>
  <w16cex:commentExtensible w16cex:durableId="3C143923" w16cex:dateUtc="2026-06-08T14:56:00Z"/>
  <w16cex:commentExtensible w16cex:durableId="304E4D13" w16cex:dateUtc="2026-06-08T15:44:00Z"/>
  <w16cex:commentExtensible w16cex:durableId="18FF7CB9" w16cex:dateUtc="2026-06-08T14:36:00Z">
    <w16cex:extLst>
      <w16:ext w16:uri="{CE6994B0-6A32-4C9F-8C6B-6E91EDA988CE}">
        <cr:reactions xmlns:cr="http://schemas.microsoft.com/office/comments/2020/reactions">
          <cr:reaction reactionType="1">
            <cr:reactionInfo dateUtc="2026-06-08T15:45:09Z">
              <cr:user userId="S::PE151706@pierre-fabre.com::7d58dd48-5d83-4a4e-ba2e-4ce8352221e3" userProvider="AD" userName="GUIGNARD Davy"/>
            </cr:reactionInfo>
          </cr:reaction>
        </cr:reactions>
      </w16:ext>
    </w16cex:extLst>
  </w16cex:commentExtensible>
  <w16cex:commentExtensible w16cex:durableId="1FC81A8A" w16cex:dateUtc="2026-06-08T14:40:00Z"/>
  <w16cex:commentExtensible w16cex:durableId="7D23434C" w16cex:dateUtc="2026-06-06T20:01:00Z"/>
  <w16cex:commentExtensible w16cex:durableId="477FD256" w16cex:dateUtc="2026-05-20T19:34:00Z"/>
  <w16cex:commentExtensible w16cex:durableId="6C52952D" w16cex:dateUtc="2026-06-06T20:04:00Z"/>
  <w16cex:commentExtensible w16cex:durableId="4D045088" w16cex:dateUtc="2026-06-08T14:57:00Z"/>
  <w16cex:commentExtensible w16cex:durableId="06948682" w16cex:dateUtc="2026-06-08T1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9912D9" w16cid:durableId="0B486F80"/>
  <w16cid:commentId w16cid:paraId="4884EA02" w16cid:durableId="7EC397E5"/>
  <w16cid:commentId w16cid:paraId="1B72A21D" w16cid:durableId="022436D3"/>
  <w16cid:commentId w16cid:paraId="17F0EB69" w16cid:durableId="07BFBD3C"/>
  <w16cid:commentId w16cid:paraId="4767844D" w16cid:durableId="4346BF4E"/>
  <w16cid:commentId w16cid:paraId="3BCF6CD3" w16cid:durableId="20CF4022"/>
  <w16cid:commentId w16cid:paraId="5FF35290" w16cid:durableId="65119E6C"/>
  <w16cid:commentId w16cid:paraId="527E2473" w16cid:durableId="478F4B64"/>
  <w16cid:commentId w16cid:paraId="42680B73" w16cid:durableId="591D14EE"/>
  <w16cid:commentId w16cid:paraId="2D1525F4" w16cid:durableId="721A4502"/>
  <w16cid:commentId w16cid:paraId="0697789A" w16cid:durableId="068C41DC"/>
  <w16cid:commentId w16cid:paraId="69CB1265" w16cid:durableId="5D38DB68"/>
  <w16cid:commentId w16cid:paraId="03B84E9C" w16cid:durableId="2F2BCE95"/>
  <w16cid:commentId w16cid:paraId="22EAA021" w16cid:durableId="6A50FA98"/>
  <w16cid:commentId w16cid:paraId="70DB6D63" w16cid:durableId="4BF75B06"/>
  <w16cid:commentId w16cid:paraId="66304277" w16cid:durableId="4FA1DA1E"/>
  <w16cid:commentId w16cid:paraId="052A6185" w16cid:durableId="1119345B"/>
  <w16cid:commentId w16cid:paraId="5522FB46" w16cid:durableId="09F9ADEA"/>
  <w16cid:commentId w16cid:paraId="444B7F5D" w16cid:durableId="6AD10DE2"/>
  <w16cid:commentId w16cid:paraId="0A259F0C" w16cid:durableId="24D43624"/>
  <w16cid:commentId w16cid:paraId="01FFF1A7" w16cid:durableId="7845A01C"/>
  <w16cid:commentId w16cid:paraId="44084619" w16cid:durableId="1C70E381"/>
  <w16cid:commentId w16cid:paraId="56F01329" w16cid:durableId="615B3799"/>
  <w16cid:commentId w16cid:paraId="466F7EB8" w16cid:durableId="7998034E"/>
  <w16cid:commentId w16cid:paraId="03783245" w16cid:durableId="08C423BD"/>
  <w16cid:commentId w16cid:paraId="59B8DC46" w16cid:durableId="13C9B75C"/>
  <w16cid:commentId w16cid:paraId="1673EDC9" w16cid:durableId="0EA947BC"/>
  <w16cid:commentId w16cid:paraId="58A7B20B" w16cid:durableId="12B7EE0A"/>
  <w16cid:commentId w16cid:paraId="630EA720" w16cid:durableId="62C1868E"/>
  <w16cid:commentId w16cid:paraId="7A14DAD0" w16cid:durableId="0A7311E4"/>
  <w16cid:commentId w16cid:paraId="19B49185" w16cid:durableId="54C66B27"/>
  <w16cid:commentId w16cid:paraId="487C850E" w16cid:durableId="1E85BA7C"/>
  <w16cid:commentId w16cid:paraId="5053355F" w16cid:durableId="3C39E39C"/>
  <w16cid:commentId w16cid:paraId="07B0A434" w16cid:durableId="72D01512"/>
  <w16cid:commentId w16cid:paraId="04AFAE0A" w16cid:durableId="1C4DE96C"/>
  <w16cid:commentId w16cid:paraId="491BCB90" w16cid:durableId="645FDF05"/>
  <w16cid:commentId w16cid:paraId="05958647" w16cid:durableId="540E9D3A"/>
  <w16cid:commentId w16cid:paraId="48ABA426" w16cid:durableId="6411E114"/>
  <w16cid:commentId w16cid:paraId="796D6527" w16cid:durableId="7BA83F8F"/>
  <w16cid:commentId w16cid:paraId="2F57DC46" w16cid:durableId="641387EF"/>
  <w16cid:commentId w16cid:paraId="5AA5538C" w16cid:durableId="1DF88AAE"/>
  <w16cid:commentId w16cid:paraId="6FC4809D" w16cid:durableId="11A10D56"/>
  <w16cid:commentId w16cid:paraId="221BF6E1" w16cid:durableId="0884775E"/>
  <w16cid:commentId w16cid:paraId="3EAF2C9C" w16cid:durableId="7BB52E0E"/>
  <w16cid:commentId w16cid:paraId="280DDAE8" w16cid:durableId="21CDC5E3"/>
  <w16cid:commentId w16cid:paraId="0E2245EA" w16cid:durableId="4FA5ACB2"/>
  <w16cid:commentId w16cid:paraId="602DC415" w16cid:durableId="334595E0"/>
  <w16cid:commentId w16cid:paraId="6E632583" w16cid:durableId="0293AA1F"/>
  <w16cid:commentId w16cid:paraId="4CE63E3E" w16cid:durableId="746C2E69"/>
  <w16cid:commentId w16cid:paraId="46823191" w16cid:durableId="34085A10"/>
  <w16cid:commentId w16cid:paraId="6AB67F50" w16cid:durableId="57CE6313"/>
  <w16cid:commentId w16cid:paraId="5439D358" w16cid:durableId="2501DBC1"/>
  <w16cid:commentId w16cid:paraId="4124CB5F" w16cid:durableId="0F117DA7"/>
  <w16cid:commentId w16cid:paraId="0E3FF1D7" w16cid:durableId="274A611F"/>
  <w16cid:commentId w16cid:paraId="50EFA1FD" w16cid:durableId="659656C5"/>
  <w16cid:commentId w16cid:paraId="4ACE7AA3" w16cid:durableId="62F765CC"/>
  <w16cid:commentId w16cid:paraId="20EEB8B8" w16cid:durableId="66F730A3"/>
  <w16cid:commentId w16cid:paraId="7B7EF03E" w16cid:durableId="6AC32502"/>
  <w16cid:commentId w16cid:paraId="7170FD2C" w16cid:durableId="471F92D5"/>
  <w16cid:commentId w16cid:paraId="6D8EA6E4" w16cid:durableId="279DE9E9"/>
  <w16cid:commentId w16cid:paraId="0B8A9F91" w16cid:durableId="21093083"/>
  <w16cid:commentId w16cid:paraId="6A0180A8" w16cid:durableId="3FAE7C66"/>
  <w16cid:commentId w16cid:paraId="2F6FE5B3" w16cid:durableId="6E64BDAC"/>
  <w16cid:commentId w16cid:paraId="32419E12" w16cid:durableId="3A4EE780"/>
  <w16cid:commentId w16cid:paraId="1D41B405" w16cid:durableId="47ADB1EE"/>
  <w16cid:commentId w16cid:paraId="5F3F5C5C" w16cid:durableId="5CB893E3"/>
  <w16cid:commentId w16cid:paraId="5BE45DDB" w16cid:durableId="7B0EC285"/>
  <w16cid:commentId w16cid:paraId="5D0183D4" w16cid:durableId="21EF6192"/>
  <w16cid:commentId w16cid:paraId="5D9758DE" w16cid:durableId="135A4BB4"/>
  <w16cid:commentId w16cid:paraId="199295AB" w16cid:durableId="506C1A08"/>
  <w16cid:commentId w16cid:paraId="555E644D" w16cid:durableId="60F85EBF"/>
  <w16cid:commentId w16cid:paraId="3DE0D498" w16cid:durableId="44EDAB39"/>
  <w16cid:commentId w16cid:paraId="54E06352" w16cid:durableId="6674D3CD"/>
  <w16cid:commentId w16cid:paraId="1EC2862A" w16cid:durableId="3BEB9E6A"/>
  <w16cid:commentId w16cid:paraId="7D19D9C0" w16cid:durableId="20C3CA48"/>
  <w16cid:commentId w16cid:paraId="005EB7FC" w16cid:durableId="6164A08D"/>
  <w16cid:commentId w16cid:paraId="134D4EDB" w16cid:durableId="2727A1B2"/>
  <w16cid:commentId w16cid:paraId="3763D3F6" w16cid:durableId="424999E3"/>
  <w16cid:commentId w16cid:paraId="675384EE" w16cid:durableId="6A303313"/>
  <w16cid:commentId w16cid:paraId="47554E45" w16cid:durableId="68AD081D"/>
  <w16cid:commentId w16cid:paraId="0984895E" w16cid:durableId="28DCC05D"/>
  <w16cid:commentId w16cid:paraId="12DDBCAF" w16cid:durableId="19CD65F8"/>
  <w16cid:commentId w16cid:paraId="717FC14D" w16cid:durableId="7C509F19"/>
  <w16cid:commentId w16cid:paraId="17AB870C" w16cid:durableId="5133E85E"/>
  <w16cid:commentId w16cid:paraId="301B5612" w16cid:durableId="2631D356"/>
  <w16cid:commentId w16cid:paraId="24F73351" w16cid:durableId="25F838E8"/>
  <w16cid:commentId w16cid:paraId="5A72CDDA" w16cid:durableId="43DF7D41"/>
  <w16cid:commentId w16cid:paraId="6B38E0A5" w16cid:durableId="10FE5E04"/>
  <w16cid:commentId w16cid:paraId="1EEB9B8D" w16cid:durableId="039D7978"/>
  <w16cid:commentId w16cid:paraId="539F674A" w16cid:durableId="31320610"/>
  <w16cid:commentId w16cid:paraId="0ABA728C" w16cid:durableId="18EB8B2D"/>
  <w16cid:commentId w16cid:paraId="3DC56ADA" w16cid:durableId="3EEF95DD"/>
  <w16cid:commentId w16cid:paraId="34954143" w16cid:durableId="17A00234"/>
  <w16cid:commentId w16cid:paraId="085D50E3" w16cid:durableId="5812C49E"/>
  <w16cid:commentId w16cid:paraId="059FAB70" w16cid:durableId="0F024F47"/>
  <w16cid:commentId w16cid:paraId="3F233604" w16cid:durableId="1F0B2ADE"/>
  <w16cid:commentId w16cid:paraId="5C8657BD" w16cid:durableId="6DCF9E51"/>
  <w16cid:commentId w16cid:paraId="4EFBD745" w16cid:durableId="3C6F3BA2"/>
  <w16cid:commentId w16cid:paraId="39A2009F" w16cid:durableId="187A2CD3"/>
  <w16cid:commentId w16cid:paraId="1C611832" w16cid:durableId="0AF421D1"/>
  <w16cid:commentId w16cid:paraId="5F7E140B" w16cid:durableId="143400A9"/>
  <w16cid:commentId w16cid:paraId="3B8E93F9" w16cid:durableId="3C143923"/>
  <w16cid:commentId w16cid:paraId="4B2E0EE1" w16cid:durableId="304E4D13"/>
  <w16cid:commentId w16cid:paraId="00305692" w16cid:durableId="18FF7CB9"/>
  <w16cid:commentId w16cid:paraId="26302B9E" w16cid:durableId="1FC81A8A"/>
  <w16cid:commentId w16cid:paraId="68906FEF" w16cid:durableId="7D23434C"/>
  <w16cid:commentId w16cid:paraId="60E74786" w16cid:durableId="477FD256"/>
  <w16cid:commentId w16cid:paraId="1CF22BC5" w16cid:durableId="6C52952D"/>
  <w16cid:commentId w16cid:paraId="1181CF98" w16cid:durableId="4D045088"/>
  <w16cid:commentId w16cid:paraId="7B58FCD4" w16cid:durableId="069486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6D2B9" w14:textId="77777777" w:rsidR="001558C4" w:rsidRDefault="001558C4" w:rsidP="00F906DC">
      <w:pPr>
        <w:spacing w:after="0" w:line="240" w:lineRule="auto"/>
      </w:pPr>
      <w:r>
        <w:separator/>
      </w:r>
    </w:p>
  </w:endnote>
  <w:endnote w:type="continuationSeparator" w:id="0">
    <w:p w14:paraId="0EA0DA90" w14:textId="77777777" w:rsidR="001558C4" w:rsidRDefault="001558C4" w:rsidP="00F90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579564"/>
      <w:docPartObj>
        <w:docPartGallery w:val="Page Numbers (Bottom of Page)"/>
        <w:docPartUnique/>
      </w:docPartObj>
    </w:sdtPr>
    <w:sdtEndPr/>
    <w:sdtContent>
      <w:p w14:paraId="7BABEA82" w14:textId="146316AD" w:rsidR="00F906DC" w:rsidRDefault="00F906DC">
        <w:pPr>
          <w:pStyle w:val="Pieddepage"/>
          <w:jc w:val="right"/>
        </w:pPr>
        <w:r>
          <w:fldChar w:fldCharType="begin"/>
        </w:r>
        <w:r>
          <w:instrText>PAGE   \* MERGEFORMAT</w:instrText>
        </w:r>
        <w:r>
          <w:fldChar w:fldCharType="separate"/>
        </w:r>
        <w:r>
          <w:rPr>
            <w:lang w:val="fr-FR"/>
          </w:rPr>
          <w:t>2</w:t>
        </w:r>
        <w:r>
          <w:fldChar w:fldCharType="end"/>
        </w:r>
      </w:p>
    </w:sdtContent>
  </w:sdt>
  <w:p w14:paraId="1DBF68F1" w14:textId="77777777" w:rsidR="00F906DC" w:rsidRDefault="00F906D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4638A" w14:textId="77777777" w:rsidR="001558C4" w:rsidRDefault="001558C4" w:rsidP="00F906DC">
      <w:pPr>
        <w:spacing w:after="0" w:line="240" w:lineRule="auto"/>
      </w:pPr>
      <w:r>
        <w:separator/>
      </w:r>
    </w:p>
  </w:footnote>
  <w:footnote w:type="continuationSeparator" w:id="0">
    <w:p w14:paraId="170F456A" w14:textId="77777777" w:rsidR="001558C4" w:rsidRDefault="001558C4" w:rsidP="00F906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936130C"/>
    <w:multiLevelType w:val="multilevel"/>
    <w:tmpl w:val="BCD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7417705">
    <w:abstractNumId w:val="8"/>
  </w:num>
  <w:num w:numId="2" w16cid:durableId="698235726">
    <w:abstractNumId w:val="6"/>
  </w:num>
  <w:num w:numId="3" w16cid:durableId="1993754628">
    <w:abstractNumId w:val="5"/>
  </w:num>
  <w:num w:numId="4" w16cid:durableId="345253455">
    <w:abstractNumId w:val="4"/>
  </w:num>
  <w:num w:numId="5" w16cid:durableId="1547912979">
    <w:abstractNumId w:val="7"/>
  </w:num>
  <w:num w:numId="6" w16cid:durableId="1771075577">
    <w:abstractNumId w:val="3"/>
  </w:num>
  <w:num w:numId="7" w16cid:durableId="883520660">
    <w:abstractNumId w:val="2"/>
  </w:num>
  <w:num w:numId="8" w16cid:durableId="1982005462">
    <w:abstractNumId w:val="1"/>
  </w:num>
  <w:num w:numId="9" w16cid:durableId="799765980">
    <w:abstractNumId w:val="0"/>
  </w:num>
  <w:num w:numId="10" w16cid:durableId="17303493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AIN Aurelie">
    <w15:presenceInfo w15:providerId="AD" w15:userId="S::petaiau@pierre-fabre.com::efdc79c0-d60b-4c52-8e4d-b53ec7d82d1e"/>
  </w15:person>
  <w15:person w15:author="GUIGNARD Davy">
    <w15:presenceInfo w15:providerId="AD" w15:userId="S::PE151706@pierre-fabre.com::7d58dd48-5d83-4a4e-ba2e-4ce8352221e3"/>
  </w15:person>
  <w15:person w15:author="DEL FRARI Laurence">
    <w15:presenceInfo w15:providerId="AD" w15:userId="S::delfral@pierre-fabre.com::cf332517-92ce-4aff-b3e1-a8d2d78ca8c8"/>
  </w15:person>
  <w15:person w15:author="HASSANI Omar">
    <w15:presenceInfo w15:providerId="AD" w15:userId="S::PE155390@pierre-fabre.com::515c3c2b-ae11-4ee7-b4a5-bb49a0db97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D69"/>
    <w:rsid w:val="00014398"/>
    <w:rsid w:val="00020963"/>
    <w:rsid w:val="00022862"/>
    <w:rsid w:val="00034616"/>
    <w:rsid w:val="0003513C"/>
    <w:rsid w:val="00040763"/>
    <w:rsid w:val="0005146F"/>
    <w:rsid w:val="0006063C"/>
    <w:rsid w:val="0006184B"/>
    <w:rsid w:val="00062780"/>
    <w:rsid w:val="0006459F"/>
    <w:rsid w:val="00073CA5"/>
    <w:rsid w:val="00077B0D"/>
    <w:rsid w:val="000840B9"/>
    <w:rsid w:val="0009400C"/>
    <w:rsid w:val="0009647A"/>
    <w:rsid w:val="00096738"/>
    <w:rsid w:val="00097B5D"/>
    <w:rsid w:val="00097EFB"/>
    <w:rsid w:val="00097F8E"/>
    <w:rsid w:val="000A5F67"/>
    <w:rsid w:val="000A6C9D"/>
    <w:rsid w:val="000A74AD"/>
    <w:rsid w:val="000B0486"/>
    <w:rsid w:val="000B692A"/>
    <w:rsid w:val="000C12EE"/>
    <w:rsid w:val="000C1C2D"/>
    <w:rsid w:val="000D1A0C"/>
    <w:rsid w:val="000D557A"/>
    <w:rsid w:val="000D6FFB"/>
    <w:rsid w:val="000E7DFD"/>
    <w:rsid w:val="000F4C96"/>
    <w:rsid w:val="000F5930"/>
    <w:rsid w:val="00101741"/>
    <w:rsid w:val="00111DF4"/>
    <w:rsid w:val="00115657"/>
    <w:rsid w:val="001171E9"/>
    <w:rsid w:val="001211FF"/>
    <w:rsid w:val="001236CE"/>
    <w:rsid w:val="00130BB7"/>
    <w:rsid w:val="00133E58"/>
    <w:rsid w:val="00134839"/>
    <w:rsid w:val="00141673"/>
    <w:rsid w:val="0015074B"/>
    <w:rsid w:val="001545B0"/>
    <w:rsid w:val="001558C4"/>
    <w:rsid w:val="00156EF6"/>
    <w:rsid w:val="00157CE0"/>
    <w:rsid w:val="00161336"/>
    <w:rsid w:val="001635D0"/>
    <w:rsid w:val="0017152F"/>
    <w:rsid w:val="001767D5"/>
    <w:rsid w:val="00182194"/>
    <w:rsid w:val="00187F1D"/>
    <w:rsid w:val="0019503E"/>
    <w:rsid w:val="001965D6"/>
    <w:rsid w:val="00197F34"/>
    <w:rsid w:val="001B452A"/>
    <w:rsid w:val="001B5E78"/>
    <w:rsid w:val="001B6EEF"/>
    <w:rsid w:val="001B78CA"/>
    <w:rsid w:val="001C6C6D"/>
    <w:rsid w:val="001D1477"/>
    <w:rsid w:val="001D164D"/>
    <w:rsid w:val="001D23BA"/>
    <w:rsid w:val="001D7B7E"/>
    <w:rsid w:val="001E596F"/>
    <w:rsid w:val="001E5D26"/>
    <w:rsid w:val="001F239B"/>
    <w:rsid w:val="001F3885"/>
    <w:rsid w:val="001F6A4E"/>
    <w:rsid w:val="00200AF5"/>
    <w:rsid w:val="002024F9"/>
    <w:rsid w:val="0020771B"/>
    <w:rsid w:val="00214BB3"/>
    <w:rsid w:val="00222EC8"/>
    <w:rsid w:val="002323FB"/>
    <w:rsid w:val="00237C69"/>
    <w:rsid w:val="00245190"/>
    <w:rsid w:val="00245C79"/>
    <w:rsid w:val="00246B0A"/>
    <w:rsid w:val="00251AC5"/>
    <w:rsid w:val="00252624"/>
    <w:rsid w:val="0025379C"/>
    <w:rsid w:val="00254B1E"/>
    <w:rsid w:val="00264912"/>
    <w:rsid w:val="00265611"/>
    <w:rsid w:val="00271F48"/>
    <w:rsid w:val="0027317B"/>
    <w:rsid w:val="00274960"/>
    <w:rsid w:val="00276256"/>
    <w:rsid w:val="00277222"/>
    <w:rsid w:val="002802B8"/>
    <w:rsid w:val="00281662"/>
    <w:rsid w:val="0028287F"/>
    <w:rsid w:val="0028718F"/>
    <w:rsid w:val="00287D68"/>
    <w:rsid w:val="00291BC6"/>
    <w:rsid w:val="0029335E"/>
    <w:rsid w:val="002933E4"/>
    <w:rsid w:val="0029639D"/>
    <w:rsid w:val="002A1238"/>
    <w:rsid w:val="002A5790"/>
    <w:rsid w:val="002B56F3"/>
    <w:rsid w:val="002B629D"/>
    <w:rsid w:val="002C6499"/>
    <w:rsid w:val="002C705D"/>
    <w:rsid w:val="002C7FBD"/>
    <w:rsid w:val="002D0DFB"/>
    <w:rsid w:val="002D7171"/>
    <w:rsid w:val="002D79EE"/>
    <w:rsid w:val="002E2C88"/>
    <w:rsid w:val="002F3ADA"/>
    <w:rsid w:val="002F57D0"/>
    <w:rsid w:val="00300B45"/>
    <w:rsid w:val="00302CE9"/>
    <w:rsid w:val="00313297"/>
    <w:rsid w:val="00313EB8"/>
    <w:rsid w:val="00322EDB"/>
    <w:rsid w:val="003237C6"/>
    <w:rsid w:val="00326F90"/>
    <w:rsid w:val="003275FE"/>
    <w:rsid w:val="00342DC4"/>
    <w:rsid w:val="00346954"/>
    <w:rsid w:val="00346E66"/>
    <w:rsid w:val="003513FF"/>
    <w:rsid w:val="00366D4F"/>
    <w:rsid w:val="00370477"/>
    <w:rsid w:val="003722CB"/>
    <w:rsid w:val="003726CA"/>
    <w:rsid w:val="00373A61"/>
    <w:rsid w:val="00376A53"/>
    <w:rsid w:val="00377DC8"/>
    <w:rsid w:val="00380252"/>
    <w:rsid w:val="00381EBA"/>
    <w:rsid w:val="003A070E"/>
    <w:rsid w:val="003A0DBA"/>
    <w:rsid w:val="003A6C69"/>
    <w:rsid w:val="003B378A"/>
    <w:rsid w:val="003B7A68"/>
    <w:rsid w:val="003C02AC"/>
    <w:rsid w:val="003C27C7"/>
    <w:rsid w:val="003C347A"/>
    <w:rsid w:val="003C40C8"/>
    <w:rsid w:val="003D0EBD"/>
    <w:rsid w:val="003D47F2"/>
    <w:rsid w:val="003E072C"/>
    <w:rsid w:val="003E095B"/>
    <w:rsid w:val="003E6A2F"/>
    <w:rsid w:val="00400A17"/>
    <w:rsid w:val="00407E6A"/>
    <w:rsid w:val="004153F2"/>
    <w:rsid w:val="004210D0"/>
    <w:rsid w:val="00421333"/>
    <w:rsid w:val="0042286C"/>
    <w:rsid w:val="00427460"/>
    <w:rsid w:val="00433C17"/>
    <w:rsid w:val="00433E0B"/>
    <w:rsid w:val="00440F51"/>
    <w:rsid w:val="00442569"/>
    <w:rsid w:val="004426A7"/>
    <w:rsid w:val="004542AC"/>
    <w:rsid w:val="00455036"/>
    <w:rsid w:val="004556BB"/>
    <w:rsid w:val="00463A58"/>
    <w:rsid w:val="004661EE"/>
    <w:rsid w:val="00472C3C"/>
    <w:rsid w:val="00475AB9"/>
    <w:rsid w:val="00477516"/>
    <w:rsid w:val="0048428D"/>
    <w:rsid w:val="004861F5"/>
    <w:rsid w:val="00490267"/>
    <w:rsid w:val="00492ED6"/>
    <w:rsid w:val="00494834"/>
    <w:rsid w:val="004A5855"/>
    <w:rsid w:val="004A72C6"/>
    <w:rsid w:val="004C30AA"/>
    <w:rsid w:val="004D4993"/>
    <w:rsid w:val="004E439D"/>
    <w:rsid w:val="004E71E7"/>
    <w:rsid w:val="004F1196"/>
    <w:rsid w:val="00501C81"/>
    <w:rsid w:val="0050283F"/>
    <w:rsid w:val="00504FEE"/>
    <w:rsid w:val="00505DE1"/>
    <w:rsid w:val="00507E9A"/>
    <w:rsid w:val="00512513"/>
    <w:rsid w:val="005153E6"/>
    <w:rsid w:val="00515CE6"/>
    <w:rsid w:val="00530EC5"/>
    <w:rsid w:val="00531E3F"/>
    <w:rsid w:val="00534DEC"/>
    <w:rsid w:val="005351F8"/>
    <w:rsid w:val="005364EF"/>
    <w:rsid w:val="00544FD4"/>
    <w:rsid w:val="00550FFD"/>
    <w:rsid w:val="005608CD"/>
    <w:rsid w:val="005614ED"/>
    <w:rsid w:val="005677DE"/>
    <w:rsid w:val="0056792D"/>
    <w:rsid w:val="005719D2"/>
    <w:rsid w:val="0057503D"/>
    <w:rsid w:val="00576F66"/>
    <w:rsid w:val="0057733A"/>
    <w:rsid w:val="005777B7"/>
    <w:rsid w:val="00584670"/>
    <w:rsid w:val="005A183C"/>
    <w:rsid w:val="005A588C"/>
    <w:rsid w:val="005B0E0B"/>
    <w:rsid w:val="005B1B4B"/>
    <w:rsid w:val="005B42D9"/>
    <w:rsid w:val="005C5AEE"/>
    <w:rsid w:val="005C5F7D"/>
    <w:rsid w:val="005C6732"/>
    <w:rsid w:val="005D2155"/>
    <w:rsid w:val="005D32A9"/>
    <w:rsid w:val="005D402B"/>
    <w:rsid w:val="005D4509"/>
    <w:rsid w:val="005D45B1"/>
    <w:rsid w:val="005E069F"/>
    <w:rsid w:val="005E2094"/>
    <w:rsid w:val="005E2139"/>
    <w:rsid w:val="005E3942"/>
    <w:rsid w:val="005F2B0F"/>
    <w:rsid w:val="00600EB9"/>
    <w:rsid w:val="006040C4"/>
    <w:rsid w:val="00606EE6"/>
    <w:rsid w:val="0061280D"/>
    <w:rsid w:val="00613E9E"/>
    <w:rsid w:val="006155DA"/>
    <w:rsid w:val="00615D19"/>
    <w:rsid w:val="00616A63"/>
    <w:rsid w:val="00620EA2"/>
    <w:rsid w:val="006211F2"/>
    <w:rsid w:val="006221C1"/>
    <w:rsid w:val="00622BDF"/>
    <w:rsid w:val="00630D81"/>
    <w:rsid w:val="00632D0E"/>
    <w:rsid w:val="006363EB"/>
    <w:rsid w:val="00636771"/>
    <w:rsid w:val="00640C98"/>
    <w:rsid w:val="00642A01"/>
    <w:rsid w:val="00654DE0"/>
    <w:rsid w:val="006573EB"/>
    <w:rsid w:val="00664478"/>
    <w:rsid w:val="00665636"/>
    <w:rsid w:val="00676107"/>
    <w:rsid w:val="00681E95"/>
    <w:rsid w:val="00682783"/>
    <w:rsid w:val="006840AB"/>
    <w:rsid w:val="00686DDE"/>
    <w:rsid w:val="00690716"/>
    <w:rsid w:val="0069121B"/>
    <w:rsid w:val="006963A5"/>
    <w:rsid w:val="006B1B22"/>
    <w:rsid w:val="006B6E11"/>
    <w:rsid w:val="006B713C"/>
    <w:rsid w:val="006C167A"/>
    <w:rsid w:val="006C2217"/>
    <w:rsid w:val="006C46B4"/>
    <w:rsid w:val="006D414D"/>
    <w:rsid w:val="006E5DF6"/>
    <w:rsid w:val="006E5F59"/>
    <w:rsid w:val="00702B67"/>
    <w:rsid w:val="007040C9"/>
    <w:rsid w:val="00705D8E"/>
    <w:rsid w:val="0070752A"/>
    <w:rsid w:val="00710320"/>
    <w:rsid w:val="00711309"/>
    <w:rsid w:val="00711F06"/>
    <w:rsid w:val="007219CB"/>
    <w:rsid w:val="00721EB3"/>
    <w:rsid w:val="00722AA6"/>
    <w:rsid w:val="00737977"/>
    <w:rsid w:val="00751472"/>
    <w:rsid w:val="0075726D"/>
    <w:rsid w:val="0075796D"/>
    <w:rsid w:val="00757F5A"/>
    <w:rsid w:val="00760566"/>
    <w:rsid w:val="00762A38"/>
    <w:rsid w:val="007632B1"/>
    <w:rsid w:val="00764410"/>
    <w:rsid w:val="007860F1"/>
    <w:rsid w:val="00790AFD"/>
    <w:rsid w:val="007927ED"/>
    <w:rsid w:val="0079283C"/>
    <w:rsid w:val="00794AF2"/>
    <w:rsid w:val="00795D43"/>
    <w:rsid w:val="007A0E2E"/>
    <w:rsid w:val="007A5256"/>
    <w:rsid w:val="007B59BE"/>
    <w:rsid w:val="007C26BD"/>
    <w:rsid w:val="007C39D4"/>
    <w:rsid w:val="007C664A"/>
    <w:rsid w:val="007C6EC7"/>
    <w:rsid w:val="007D04E8"/>
    <w:rsid w:val="007E048F"/>
    <w:rsid w:val="007E1495"/>
    <w:rsid w:val="007E27CF"/>
    <w:rsid w:val="007F1EB0"/>
    <w:rsid w:val="007F7EE5"/>
    <w:rsid w:val="008047E3"/>
    <w:rsid w:val="008111C6"/>
    <w:rsid w:val="008136B4"/>
    <w:rsid w:val="008138CA"/>
    <w:rsid w:val="008270DC"/>
    <w:rsid w:val="008271BB"/>
    <w:rsid w:val="00841F94"/>
    <w:rsid w:val="008425E2"/>
    <w:rsid w:val="0084442D"/>
    <w:rsid w:val="0084532C"/>
    <w:rsid w:val="008604DC"/>
    <w:rsid w:val="008667B6"/>
    <w:rsid w:val="00867738"/>
    <w:rsid w:val="00870CE0"/>
    <w:rsid w:val="00872C3A"/>
    <w:rsid w:val="008767D4"/>
    <w:rsid w:val="0088018D"/>
    <w:rsid w:val="00887EA6"/>
    <w:rsid w:val="00891B6A"/>
    <w:rsid w:val="00893BDC"/>
    <w:rsid w:val="00894422"/>
    <w:rsid w:val="00897943"/>
    <w:rsid w:val="008B0115"/>
    <w:rsid w:val="008C539B"/>
    <w:rsid w:val="008C58BB"/>
    <w:rsid w:val="008C65D1"/>
    <w:rsid w:val="008C7B46"/>
    <w:rsid w:val="008D358E"/>
    <w:rsid w:val="008D37DB"/>
    <w:rsid w:val="008D43C6"/>
    <w:rsid w:val="008D6983"/>
    <w:rsid w:val="008E0320"/>
    <w:rsid w:val="008E0882"/>
    <w:rsid w:val="008E0A94"/>
    <w:rsid w:val="008E0CAD"/>
    <w:rsid w:val="008E11A5"/>
    <w:rsid w:val="008E12A8"/>
    <w:rsid w:val="008E62D7"/>
    <w:rsid w:val="008E6DFB"/>
    <w:rsid w:val="008F49BE"/>
    <w:rsid w:val="00901821"/>
    <w:rsid w:val="00910167"/>
    <w:rsid w:val="00912EBB"/>
    <w:rsid w:val="00915210"/>
    <w:rsid w:val="00916095"/>
    <w:rsid w:val="0091797C"/>
    <w:rsid w:val="00927D2F"/>
    <w:rsid w:val="00934660"/>
    <w:rsid w:val="0093786E"/>
    <w:rsid w:val="00940EDE"/>
    <w:rsid w:val="00941FF3"/>
    <w:rsid w:val="0096486E"/>
    <w:rsid w:val="00965AFC"/>
    <w:rsid w:val="0096666F"/>
    <w:rsid w:val="009679FB"/>
    <w:rsid w:val="00973792"/>
    <w:rsid w:val="00975FEA"/>
    <w:rsid w:val="00976F16"/>
    <w:rsid w:val="00982964"/>
    <w:rsid w:val="00983A5B"/>
    <w:rsid w:val="00984677"/>
    <w:rsid w:val="00990411"/>
    <w:rsid w:val="00992A1B"/>
    <w:rsid w:val="00995DCE"/>
    <w:rsid w:val="00997F63"/>
    <w:rsid w:val="009B01A8"/>
    <w:rsid w:val="009B1E71"/>
    <w:rsid w:val="009B38CC"/>
    <w:rsid w:val="009C05EE"/>
    <w:rsid w:val="009D0FDA"/>
    <w:rsid w:val="009F0BB5"/>
    <w:rsid w:val="009F107F"/>
    <w:rsid w:val="009F4B28"/>
    <w:rsid w:val="009F696C"/>
    <w:rsid w:val="00A016F0"/>
    <w:rsid w:val="00A06661"/>
    <w:rsid w:val="00A1094D"/>
    <w:rsid w:val="00A169A7"/>
    <w:rsid w:val="00A215AE"/>
    <w:rsid w:val="00A24F0F"/>
    <w:rsid w:val="00A36200"/>
    <w:rsid w:val="00A37DAC"/>
    <w:rsid w:val="00A41DCE"/>
    <w:rsid w:val="00A428FB"/>
    <w:rsid w:val="00A429C3"/>
    <w:rsid w:val="00A42FAB"/>
    <w:rsid w:val="00A44735"/>
    <w:rsid w:val="00A45AA8"/>
    <w:rsid w:val="00A4738E"/>
    <w:rsid w:val="00A56533"/>
    <w:rsid w:val="00A628B9"/>
    <w:rsid w:val="00A639F3"/>
    <w:rsid w:val="00A65238"/>
    <w:rsid w:val="00A657D4"/>
    <w:rsid w:val="00A670C4"/>
    <w:rsid w:val="00A73293"/>
    <w:rsid w:val="00A73962"/>
    <w:rsid w:val="00A82107"/>
    <w:rsid w:val="00A8513C"/>
    <w:rsid w:val="00A9158C"/>
    <w:rsid w:val="00A93E2B"/>
    <w:rsid w:val="00A95C25"/>
    <w:rsid w:val="00AA0D0F"/>
    <w:rsid w:val="00AA1D8D"/>
    <w:rsid w:val="00AA3B6D"/>
    <w:rsid w:val="00AA49F3"/>
    <w:rsid w:val="00AA52EC"/>
    <w:rsid w:val="00AB012A"/>
    <w:rsid w:val="00AB3DEB"/>
    <w:rsid w:val="00AB4394"/>
    <w:rsid w:val="00AC4EBE"/>
    <w:rsid w:val="00AD05D7"/>
    <w:rsid w:val="00AD0D76"/>
    <w:rsid w:val="00AD1181"/>
    <w:rsid w:val="00AE073F"/>
    <w:rsid w:val="00AE360A"/>
    <w:rsid w:val="00AE7DFA"/>
    <w:rsid w:val="00AF744E"/>
    <w:rsid w:val="00AF7A58"/>
    <w:rsid w:val="00B0018C"/>
    <w:rsid w:val="00B0091C"/>
    <w:rsid w:val="00B111F6"/>
    <w:rsid w:val="00B1321D"/>
    <w:rsid w:val="00B133D4"/>
    <w:rsid w:val="00B14E82"/>
    <w:rsid w:val="00B15B7F"/>
    <w:rsid w:val="00B1708D"/>
    <w:rsid w:val="00B227CB"/>
    <w:rsid w:val="00B236DC"/>
    <w:rsid w:val="00B24E13"/>
    <w:rsid w:val="00B278BE"/>
    <w:rsid w:val="00B27D9A"/>
    <w:rsid w:val="00B3005E"/>
    <w:rsid w:val="00B42969"/>
    <w:rsid w:val="00B45CF0"/>
    <w:rsid w:val="00B46A6F"/>
    <w:rsid w:val="00B46D1C"/>
    <w:rsid w:val="00B47730"/>
    <w:rsid w:val="00B47C3B"/>
    <w:rsid w:val="00B52548"/>
    <w:rsid w:val="00B52F40"/>
    <w:rsid w:val="00B541F2"/>
    <w:rsid w:val="00B6322A"/>
    <w:rsid w:val="00B63F2D"/>
    <w:rsid w:val="00B64213"/>
    <w:rsid w:val="00B81F8D"/>
    <w:rsid w:val="00B825E8"/>
    <w:rsid w:val="00B951AA"/>
    <w:rsid w:val="00BA2816"/>
    <w:rsid w:val="00BB56B8"/>
    <w:rsid w:val="00BD1B52"/>
    <w:rsid w:val="00BD2A7D"/>
    <w:rsid w:val="00BD3EF9"/>
    <w:rsid w:val="00BD7680"/>
    <w:rsid w:val="00BE03D2"/>
    <w:rsid w:val="00BE258D"/>
    <w:rsid w:val="00BE5DD9"/>
    <w:rsid w:val="00BF3AB3"/>
    <w:rsid w:val="00BF6833"/>
    <w:rsid w:val="00BF73E8"/>
    <w:rsid w:val="00C0075C"/>
    <w:rsid w:val="00C10320"/>
    <w:rsid w:val="00C11058"/>
    <w:rsid w:val="00C11861"/>
    <w:rsid w:val="00C12789"/>
    <w:rsid w:val="00C12792"/>
    <w:rsid w:val="00C16992"/>
    <w:rsid w:val="00C1781B"/>
    <w:rsid w:val="00C17C32"/>
    <w:rsid w:val="00C2228B"/>
    <w:rsid w:val="00C22331"/>
    <w:rsid w:val="00C30014"/>
    <w:rsid w:val="00C4368E"/>
    <w:rsid w:val="00C45FAD"/>
    <w:rsid w:val="00C51E2F"/>
    <w:rsid w:val="00C555B7"/>
    <w:rsid w:val="00C56F51"/>
    <w:rsid w:val="00C631B3"/>
    <w:rsid w:val="00C67567"/>
    <w:rsid w:val="00C71EF1"/>
    <w:rsid w:val="00C7555F"/>
    <w:rsid w:val="00C75CE3"/>
    <w:rsid w:val="00C8452F"/>
    <w:rsid w:val="00C85051"/>
    <w:rsid w:val="00CA25E8"/>
    <w:rsid w:val="00CA3810"/>
    <w:rsid w:val="00CA3F54"/>
    <w:rsid w:val="00CA5DAA"/>
    <w:rsid w:val="00CB0664"/>
    <w:rsid w:val="00CB261F"/>
    <w:rsid w:val="00CB3957"/>
    <w:rsid w:val="00CC04DC"/>
    <w:rsid w:val="00CC3BCF"/>
    <w:rsid w:val="00CC7B8A"/>
    <w:rsid w:val="00CD1816"/>
    <w:rsid w:val="00CD598C"/>
    <w:rsid w:val="00CD6B9C"/>
    <w:rsid w:val="00CD70BB"/>
    <w:rsid w:val="00CE05F7"/>
    <w:rsid w:val="00CE64D3"/>
    <w:rsid w:val="00CF146F"/>
    <w:rsid w:val="00D06BF8"/>
    <w:rsid w:val="00D22641"/>
    <w:rsid w:val="00D238C1"/>
    <w:rsid w:val="00D23C1E"/>
    <w:rsid w:val="00D247E7"/>
    <w:rsid w:val="00D26BF9"/>
    <w:rsid w:val="00D329F3"/>
    <w:rsid w:val="00D3699E"/>
    <w:rsid w:val="00D4201B"/>
    <w:rsid w:val="00D443CB"/>
    <w:rsid w:val="00D55ACC"/>
    <w:rsid w:val="00D56D8F"/>
    <w:rsid w:val="00D61FB6"/>
    <w:rsid w:val="00D6418D"/>
    <w:rsid w:val="00D65D9C"/>
    <w:rsid w:val="00D668E0"/>
    <w:rsid w:val="00D732EA"/>
    <w:rsid w:val="00D75DF0"/>
    <w:rsid w:val="00D7729B"/>
    <w:rsid w:val="00D8189E"/>
    <w:rsid w:val="00D82011"/>
    <w:rsid w:val="00D85FE1"/>
    <w:rsid w:val="00D90290"/>
    <w:rsid w:val="00D93314"/>
    <w:rsid w:val="00DB0229"/>
    <w:rsid w:val="00DB3243"/>
    <w:rsid w:val="00DC251A"/>
    <w:rsid w:val="00DC3D39"/>
    <w:rsid w:val="00DD375B"/>
    <w:rsid w:val="00DD6779"/>
    <w:rsid w:val="00DE18BB"/>
    <w:rsid w:val="00DE283A"/>
    <w:rsid w:val="00DE7C8B"/>
    <w:rsid w:val="00E07A6F"/>
    <w:rsid w:val="00E13C40"/>
    <w:rsid w:val="00E24194"/>
    <w:rsid w:val="00E257F1"/>
    <w:rsid w:val="00E306C2"/>
    <w:rsid w:val="00E33C45"/>
    <w:rsid w:val="00E37C37"/>
    <w:rsid w:val="00E40387"/>
    <w:rsid w:val="00E40EAA"/>
    <w:rsid w:val="00E417A6"/>
    <w:rsid w:val="00E417B4"/>
    <w:rsid w:val="00E4270C"/>
    <w:rsid w:val="00E431C1"/>
    <w:rsid w:val="00E440F5"/>
    <w:rsid w:val="00E61E7B"/>
    <w:rsid w:val="00E6242D"/>
    <w:rsid w:val="00E62796"/>
    <w:rsid w:val="00E64E79"/>
    <w:rsid w:val="00E66FB8"/>
    <w:rsid w:val="00E6799D"/>
    <w:rsid w:val="00E73947"/>
    <w:rsid w:val="00E74680"/>
    <w:rsid w:val="00E818D0"/>
    <w:rsid w:val="00E84C87"/>
    <w:rsid w:val="00E862C0"/>
    <w:rsid w:val="00E93524"/>
    <w:rsid w:val="00E953CB"/>
    <w:rsid w:val="00EA69F0"/>
    <w:rsid w:val="00EB05C0"/>
    <w:rsid w:val="00EB1102"/>
    <w:rsid w:val="00EB3057"/>
    <w:rsid w:val="00EB44D2"/>
    <w:rsid w:val="00EB491E"/>
    <w:rsid w:val="00EB7F02"/>
    <w:rsid w:val="00EC0EC7"/>
    <w:rsid w:val="00EC251B"/>
    <w:rsid w:val="00EC2AAC"/>
    <w:rsid w:val="00EC79F3"/>
    <w:rsid w:val="00ED753A"/>
    <w:rsid w:val="00ED7C59"/>
    <w:rsid w:val="00EE1E5B"/>
    <w:rsid w:val="00EE5954"/>
    <w:rsid w:val="00EE6ED1"/>
    <w:rsid w:val="00EF1A73"/>
    <w:rsid w:val="00EF5E07"/>
    <w:rsid w:val="00F00672"/>
    <w:rsid w:val="00F01CBA"/>
    <w:rsid w:val="00F102B5"/>
    <w:rsid w:val="00F15386"/>
    <w:rsid w:val="00F16DED"/>
    <w:rsid w:val="00F2077B"/>
    <w:rsid w:val="00F252FC"/>
    <w:rsid w:val="00F2538D"/>
    <w:rsid w:val="00F26E34"/>
    <w:rsid w:val="00F31768"/>
    <w:rsid w:val="00F32684"/>
    <w:rsid w:val="00F3799C"/>
    <w:rsid w:val="00F410B1"/>
    <w:rsid w:val="00F5695F"/>
    <w:rsid w:val="00F56E4F"/>
    <w:rsid w:val="00F57AA3"/>
    <w:rsid w:val="00F6133C"/>
    <w:rsid w:val="00F62640"/>
    <w:rsid w:val="00F63C7E"/>
    <w:rsid w:val="00F6439F"/>
    <w:rsid w:val="00F66133"/>
    <w:rsid w:val="00F72638"/>
    <w:rsid w:val="00F72DB2"/>
    <w:rsid w:val="00F73B70"/>
    <w:rsid w:val="00F743FD"/>
    <w:rsid w:val="00F906DC"/>
    <w:rsid w:val="00F910B6"/>
    <w:rsid w:val="00F95AA2"/>
    <w:rsid w:val="00FA2399"/>
    <w:rsid w:val="00FA3B5C"/>
    <w:rsid w:val="00FA60EB"/>
    <w:rsid w:val="00FA79FA"/>
    <w:rsid w:val="00FB0B91"/>
    <w:rsid w:val="00FB298C"/>
    <w:rsid w:val="00FB7E55"/>
    <w:rsid w:val="00FC693F"/>
    <w:rsid w:val="00FE39CB"/>
    <w:rsid w:val="00FE3FEB"/>
    <w:rsid w:val="00FF42B4"/>
    <w:rsid w:val="00FF4D46"/>
    <w:rsid w:val="07D40593"/>
    <w:rsid w:val="1F86EED5"/>
    <w:rsid w:val="25CE0586"/>
    <w:rsid w:val="3B81FE06"/>
    <w:rsid w:val="3C107BEE"/>
    <w:rsid w:val="4F0A9286"/>
    <w:rsid w:val="5EAC8A92"/>
    <w:rsid w:val="66098FD2"/>
    <w:rsid w:val="73C28546"/>
    <w:rsid w:val="755BAA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18F6A1"/>
  <w14:defaultImageDpi w14:val="300"/>
  <w15:docId w15:val="{2F6511F7-3E65-4B4A-9EAC-B38FD8058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edelespacerserv">
    <w:name w:val="Placeholder Text"/>
    <w:basedOn w:val="Policepardfaut"/>
    <w:uiPriority w:val="99"/>
    <w:semiHidden/>
    <w:rsid w:val="00841F94"/>
    <w:rPr>
      <w:color w:val="666666"/>
    </w:rPr>
  </w:style>
  <w:style w:type="paragraph" w:styleId="TM1">
    <w:name w:val="toc 1"/>
    <w:basedOn w:val="Normal"/>
    <w:next w:val="Normal"/>
    <w:autoRedefine/>
    <w:uiPriority w:val="39"/>
    <w:unhideWhenUsed/>
    <w:rsid w:val="00A41DCE"/>
    <w:pPr>
      <w:spacing w:after="100"/>
    </w:pPr>
  </w:style>
  <w:style w:type="character" w:styleId="Lienhypertexte">
    <w:name w:val="Hyperlink"/>
    <w:basedOn w:val="Policepardfaut"/>
    <w:uiPriority w:val="99"/>
    <w:unhideWhenUsed/>
    <w:rsid w:val="00A41DCE"/>
    <w:rPr>
      <w:color w:val="0000FF" w:themeColor="hyperlink"/>
      <w:u w:val="single"/>
    </w:rPr>
  </w:style>
  <w:style w:type="paragraph" w:styleId="TM2">
    <w:name w:val="toc 2"/>
    <w:basedOn w:val="Normal"/>
    <w:next w:val="Normal"/>
    <w:autoRedefine/>
    <w:uiPriority w:val="39"/>
    <w:unhideWhenUsed/>
    <w:rsid w:val="00A41DCE"/>
    <w:pPr>
      <w:spacing w:after="100"/>
      <w:ind w:left="220"/>
    </w:pPr>
  </w:style>
  <w:style w:type="paragraph" w:styleId="TM3">
    <w:name w:val="toc 3"/>
    <w:basedOn w:val="Normal"/>
    <w:next w:val="Normal"/>
    <w:autoRedefine/>
    <w:uiPriority w:val="39"/>
    <w:unhideWhenUsed/>
    <w:rsid w:val="00A41DCE"/>
    <w:pPr>
      <w:spacing w:after="100"/>
      <w:ind w:left="440"/>
    </w:pPr>
  </w:style>
  <w:style w:type="character" w:customStyle="1" w:styleId="CommentReference">
    <w:name w:val="Comment Reference"/>
    <w:basedOn w:val="Policepardfaut"/>
    <w:uiPriority w:val="99"/>
    <w:semiHidden/>
    <w:unhideWhenUsed/>
    <w:rsid w:val="000B0486"/>
    <w:rPr>
      <w:sz w:val="16"/>
      <w:szCs w:val="16"/>
    </w:rPr>
  </w:style>
  <w:style w:type="paragraph" w:customStyle="1" w:styleId="CommentText">
    <w:name w:val="Comment Text"/>
    <w:basedOn w:val="Normal"/>
    <w:link w:val="CommentTextChar"/>
    <w:uiPriority w:val="99"/>
    <w:unhideWhenUsed/>
    <w:rsid w:val="000B0486"/>
    <w:pPr>
      <w:spacing w:line="240" w:lineRule="auto"/>
    </w:pPr>
    <w:rPr>
      <w:sz w:val="20"/>
      <w:szCs w:val="20"/>
    </w:rPr>
  </w:style>
  <w:style w:type="character" w:customStyle="1" w:styleId="CommentTextChar">
    <w:name w:val="Comment Text Char"/>
    <w:basedOn w:val="Policepardfaut"/>
    <w:link w:val="CommentText"/>
    <w:uiPriority w:val="99"/>
    <w:rsid w:val="000B0486"/>
    <w:rPr>
      <w:sz w:val="20"/>
      <w:szCs w:val="20"/>
    </w:rPr>
  </w:style>
  <w:style w:type="paragraph" w:customStyle="1" w:styleId="CommentSubject">
    <w:name w:val="Comment Subject"/>
    <w:basedOn w:val="CommentText"/>
    <w:next w:val="CommentText"/>
    <w:link w:val="CommentSubjectChar"/>
    <w:uiPriority w:val="99"/>
    <w:semiHidden/>
    <w:unhideWhenUsed/>
    <w:rsid w:val="000B0486"/>
    <w:rPr>
      <w:b/>
      <w:bCs/>
    </w:rPr>
  </w:style>
  <w:style w:type="character" w:customStyle="1" w:styleId="CommentSubjectChar">
    <w:name w:val="Comment Subject Char"/>
    <w:basedOn w:val="CommentTextChar"/>
    <w:link w:val="CommentSubject"/>
    <w:uiPriority w:val="99"/>
    <w:semiHidden/>
    <w:rsid w:val="000B0486"/>
    <w:rPr>
      <w:b/>
      <w:bCs/>
      <w:sz w:val="20"/>
      <w:szCs w:val="20"/>
    </w:rPr>
  </w:style>
  <w:style w:type="paragraph" w:styleId="Rvision">
    <w:name w:val="Revision"/>
    <w:hidden/>
    <w:uiPriority w:val="99"/>
    <w:semiHidden/>
    <w:rsid w:val="000B0486"/>
    <w:pPr>
      <w:spacing w:after="0" w:line="240" w:lineRule="auto"/>
    </w:pPr>
  </w:style>
  <w:style w:type="paragraph" w:styleId="NormalWeb">
    <w:name w:val="Normal (Web)"/>
    <w:basedOn w:val="Normal"/>
    <w:uiPriority w:val="99"/>
    <w:semiHidden/>
    <w:unhideWhenUsed/>
    <w:rsid w:val="00F00672"/>
    <w:rPr>
      <w:rFonts w:ascii="Times New Roman" w:hAnsi="Times New Roman" w:cs="Times New Roman"/>
      <w:sz w:val="24"/>
      <w:szCs w:val="24"/>
    </w:r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519343">
      <w:bodyDiv w:val="1"/>
      <w:marLeft w:val="0"/>
      <w:marRight w:val="0"/>
      <w:marTop w:val="0"/>
      <w:marBottom w:val="0"/>
      <w:divBdr>
        <w:top w:val="none" w:sz="0" w:space="0" w:color="auto"/>
        <w:left w:val="none" w:sz="0" w:space="0" w:color="auto"/>
        <w:bottom w:val="none" w:sz="0" w:space="0" w:color="auto"/>
        <w:right w:val="none" w:sz="0" w:space="0" w:color="auto"/>
      </w:divBdr>
    </w:div>
    <w:div w:id="271865509">
      <w:bodyDiv w:val="1"/>
      <w:marLeft w:val="0"/>
      <w:marRight w:val="0"/>
      <w:marTop w:val="0"/>
      <w:marBottom w:val="0"/>
      <w:divBdr>
        <w:top w:val="none" w:sz="0" w:space="0" w:color="auto"/>
        <w:left w:val="none" w:sz="0" w:space="0" w:color="auto"/>
        <w:bottom w:val="none" w:sz="0" w:space="0" w:color="auto"/>
        <w:right w:val="none" w:sz="0" w:space="0" w:color="auto"/>
      </w:divBdr>
    </w:div>
    <w:div w:id="352148369">
      <w:bodyDiv w:val="1"/>
      <w:marLeft w:val="0"/>
      <w:marRight w:val="0"/>
      <w:marTop w:val="0"/>
      <w:marBottom w:val="0"/>
      <w:divBdr>
        <w:top w:val="none" w:sz="0" w:space="0" w:color="auto"/>
        <w:left w:val="none" w:sz="0" w:space="0" w:color="auto"/>
        <w:bottom w:val="none" w:sz="0" w:space="0" w:color="auto"/>
        <w:right w:val="none" w:sz="0" w:space="0" w:color="auto"/>
      </w:divBdr>
    </w:div>
    <w:div w:id="361247625">
      <w:bodyDiv w:val="1"/>
      <w:marLeft w:val="0"/>
      <w:marRight w:val="0"/>
      <w:marTop w:val="0"/>
      <w:marBottom w:val="0"/>
      <w:divBdr>
        <w:top w:val="none" w:sz="0" w:space="0" w:color="auto"/>
        <w:left w:val="none" w:sz="0" w:space="0" w:color="auto"/>
        <w:bottom w:val="none" w:sz="0" w:space="0" w:color="auto"/>
        <w:right w:val="none" w:sz="0" w:space="0" w:color="auto"/>
      </w:divBdr>
    </w:div>
    <w:div w:id="372580119">
      <w:bodyDiv w:val="1"/>
      <w:marLeft w:val="0"/>
      <w:marRight w:val="0"/>
      <w:marTop w:val="0"/>
      <w:marBottom w:val="0"/>
      <w:divBdr>
        <w:top w:val="none" w:sz="0" w:space="0" w:color="auto"/>
        <w:left w:val="none" w:sz="0" w:space="0" w:color="auto"/>
        <w:bottom w:val="none" w:sz="0" w:space="0" w:color="auto"/>
        <w:right w:val="none" w:sz="0" w:space="0" w:color="auto"/>
      </w:divBdr>
    </w:div>
    <w:div w:id="398945280">
      <w:bodyDiv w:val="1"/>
      <w:marLeft w:val="0"/>
      <w:marRight w:val="0"/>
      <w:marTop w:val="0"/>
      <w:marBottom w:val="0"/>
      <w:divBdr>
        <w:top w:val="none" w:sz="0" w:space="0" w:color="auto"/>
        <w:left w:val="none" w:sz="0" w:space="0" w:color="auto"/>
        <w:bottom w:val="none" w:sz="0" w:space="0" w:color="auto"/>
        <w:right w:val="none" w:sz="0" w:space="0" w:color="auto"/>
      </w:divBdr>
    </w:div>
    <w:div w:id="641350124">
      <w:bodyDiv w:val="1"/>
      <w:marLeft w:val="0"/>
      <w:marRight w:val="0"/>
      <w:marTop w:val="0"/>
      <w:marBottom w:val="0"/>
      <w:divBdr>
        <w:top w:val="none" w:sz="0" w:space="0" w:color="auto"/>
        <w:left w:val="none" w:sz="0" w:space="0" w:color="auto"/>
        <w:bottom w:val="none" w:sz="0" w:space="0" w:color="auto"/>
        <w:right w:val="none" w:sz="0" w:space="0" w:color="auto"/>
      </w:divBdr>
    </w:div>
    <w:div w:id="905798706">
      <w:bodyDiv w:val="1"/>
      <w:marLeft w:val="0"/>
      <w:marRight w:val="0"/>
      <w:marTop w:val="0"/>
      <w:marBottom w:val="0"/>
      <w:divBdr>
        <w:top w:val="none" w:sz="0" w:space="0" w:color="auto"/>
        <w:left w:val="none" w:sz="0" w:space="0" w:color="auto"/>
        <w:bottom w:val="none" w:sz="0" w:space="0" w:color="auto"/>
        <w:right w:val="none" w:sz="0" w:space="0" w:color="auto"/>
      </w:divBdr>
    </w:div>
    <w:div w:id="975643408">
      <w:bodyDiv w:val="1"/>
      <w:marLeft w:val="0"/>
      <w:marRight w:val="0"/>
      <w:marTop w:val="0"/>
      <w:marBottom w:val="0"/>
      <w:divBdr>
        <w:top w:val="none" w:sz="0" w:space="0" w:color="auto"/>
        <w:left w:val="none" w:sz="0" w:space="0" w:color="auto"/>
        <w:bottom w:val="none" w:sz="0" w:space="0" w:color="auto"/>
        <w:right w:val="none" w:sz="0" w:space="0" w:color="auto"/>
      </w:divBdr>
    </w:div>
    <w:div w:id="977492375">
      <w:bodyDiv w:val="1"/>
      <w:marLeft w:val="0"/>
      <w:marRight w:val="0"/>
      <w:marTop w:val="0"/>
      <w:marBottom w:val="0"/>
      <w:divBdr>
        <w:top w:val="none" w:sz="0" w:space="0" w:color="auto"/>
        <w:left w:val="none" w:sz="0" w:space="0" w:color="auto"/>
        <w:bottom w:val="none" w:sz="0" w:space="0" w:color="auto"/>
        <w:right w:val="none" w:sz="0" w:space="0" w:color="auto"/>
      </w:divBdr>
    </w:div>
    <w:div w:id="1201284000">
      <w:bodyDiv w:val="1"/>
      <w:marLeft w:val="0"/>
      <w:marRight w:val="0"/>
      <w:marTop w:val="0"/>
      <w:marBottom w:val="0"/>
      <w:divBdr>
        <w:top w:val="none" w:sz="0" w:space="0" w:color="auto"/>
        <w:left w:val="none" w:sz="0" w:space="0" w:color="auto"/>
        <w:bottom w:val="none" w:sz="0" w:space="0" w:color="auto"/>
        <w:right w:val="none" w:sz="0" w:space="0" w:color="auto"/>
      </w:divBdr>
    </w:div>
    <w:div w:id="1577278299">
      <w:bodyDiv w:val="1"/>
      <w:marLeft w:val="0"/>
      <w:marRight w:val="0"/>
      <w:marTop w:val="0"/>
      <w:marBottom w:val="0"/>
      <w:divBdr>
        <w:top w:val="none" w:sz="0" w:space="0" w:color="auto"/>
        <w:left w:val="none" w:sz="0" w:space="0" w:color="auto"/>
        <w:bottom w:val="none" w:sz="0" w:space="0" w:color="auto"/>
        <w:right w:val="none" w:sz="0" w:space="0" w:color="auto"/>
      </w:divBdr>
    </w:div>
    <w:div w:id="1818953605">
      <w:bodyDiv w:val="1"/>
      <w:marLeft w:val="0"/>
      <w:marRight w:val="0"/>
      <w:marTop w:val="0"/>
      <w:marBottom w:val="0"/>
      <w:divBdr>
        <w:top w:val="none" w:sz="0" w:space="0" w:color="auto"/>
        <w:left w:val="none" w:sz="0" w:space="0" w:color="auto"/>
        <w:bottom w:val="none" w:sz="0" w:space="0" w:color="auto"/>
        <w:right w:val="none" w:sz="0" w:space="0" w:color="auto"/>
      </w:divBdr>
    </w:div>
    <w:div w:id="19104572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948c85c-13bd-4721-a1c6-faf237cc4682" xsi:nil="true"/>
    <lcf76f155ced4ddcb4097134ff3c332f xmlns="bf4f22b8-245c-41fa-84a3-66eaee09472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C2C8C1A766E6B449C9421F9B9B648E4" ma:contentTypeVersion="12" ma:contentTypeDescription="Crée un document." ma:contentTypeScope="" ma:versionID="36ef53303410f5d6c78d502c6e6d5abf">
  <xsd:schema xmlns:xsd="http://www.w3.org/2001/XMLSchema" xmlns:xs="http://www.w3.org/2001/XMLSchema" xmlns:p="http://schemas.microsoft.com/office/2006/metadata/properties" xmlns:ns2="bf4f22b8-245c-41fa-84a3-66eaee094722" xmlns:ns3="5948c85c-13bd-4721-a1c6-faf237cc4682" targetNamespace="http://schemas.microsoft.com/office/2006/metadata/properties" ma:root="true" ma:fieldsID="778fc57631b55d8d732d595592c39a4d" ns2:_="" ns3:_="">
    <xsd:import namespace="bf4f22b8-245c-41fa-84a3-66eaee094722"/>
    <xsd:import namespace="5948c85c-13bd-4721-a1c6-faf237cc46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4f22b8-245c-41fa-84a3-66eaee094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66d3a2c-c757-4cdc-87f4-b3c266ce19d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48c85c-13bd-4721-a1c6-faf237cc46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2d695a-bea1-4322-8096-f493f431d0ce}" ma:internalName="TaxCatchAll" ma:showField="CatchAllData" ma:web="5948c85c-13bd-4721-a1c6-faf237cc46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1BBD400-C3B2-4D44-873C-21FDDF00BB52}">
  <ds:schemaRefs>
    <ds:schemaRef ds:uri="http://schemas.microsoft.com/sharepoint/v3/contenttype/forms"/>
  </ds:schemaRefs>
</ds:datastoreItem>
</file>

<file path=customXml/itemProps3.xml><?xml version="1.0" encoding="utf-8"?>
<ds:datastoreItem xmlns:ds="http://schemas.openxmlformats.org/officeDocument/2006/customXml" ds:itemID="{0C191AAD-2C56-4931-A08E-89215E610298}">
  <ds:schemaRefs>
    <ds:schemaRef ds:uri="bf4f22b8-245c-41fa-84a3-66eaee094722"/>
    <ds:schemaRef ds:uri="http://schemas.microsoft.com/office/infopath/2007/PartnerControls"/>
    <ds:schemaRef ds:uri="http://purl.org/dc/elements/1.1/"/>
    <ds:schemaRef ds:uri="5948c85c-13bd-4721-a1c6-faf237cc4682"/>
    <ds:schemaRef ds:uri="http://www.w3.org/XML/1998/namespace"/>
    <ds:schemaRef ds:uri="http://schemas.microsoft.com/office/2006/documentManagement/types"/>
    <ds:schemaRef ds:uri="http://purl.org/dc/dcmitype/"/>
    <ds:schemaRef ds:uri="http://schemas.microsoft.com/office/2006/metadata/properties"/>
    <ds:schemaRef ds:uri="http://schemas.openxmlformats.org/package/2006/metadata/core-properties"/>
    <ds:schemaRef ds:uri="http://purl.org/dc/terms/"/>
  </ds:schemaRefs>
</ds:datastoreItem>
</file>

<file path=customXml/itemProps4.xml><?xml version="1.0" encoding="utf-8"?>
<ds:datastoreItem xmlns:ds="http://schemas.openxmlformats.org/officeDocument/2006/customXml" ds:itemID="{F9F50E38-8739-4155-9D87-5FAA264EA1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4f22b8-245c-41fa-84a3-66eaee094722"/>
    <ds:schemaRef ds:uri="5948c85c-13bd-4721-a1c6-faf237cc46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11420</Words>
  <Characters>62814</Characters>
  <Application>Microsoft Office Word</Application>
  <DocSecurity>0</DocSecurity>
  <Lines>523</Lines>
  <Paragraphs>148</Paragraphs>
  <ScaleCrop>false</ScaleCrop>
  <Manager/>
  <Company/>
  <LinksUpToDate>false</LinksUpToDate>
  <CharactersWithSpaces>74086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HASSANI Omar</dc:creator>
  <cp:keywords/>
  <dc:description/>
  <cp:lastModifiedBy>HASSANI Omar</cp:lastModifiedBy>
  <cp:revision>2</cp:revision>
  <dcterms:created xsi:type="dcterms:W3CDTF">2026-06-08T20:46:00Z</dcterms:created>
  <dcterms:modified xsi:type="dcterms:W3CDTF">2026-06-08T20:46:00Z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0x0101006C2C8C1A766E6B449C9421F9B9B648E4</vt:lpwstr>
  </property>
  <property fmtid="{D5CDD505-2E9C-101B-9397-08002B2CF9AE}" pid="3" name="MediaServiceImageTags">
    <vt:lpwstr/>
  </property>
</Properties>
</file>